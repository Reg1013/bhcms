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BEACD" w14:textId="77777777" w:rsidR="0028016C" w:rsidRPr="00823E4C" w:rsidRDefault="0028016C" w:rsidP="00040AA5">
      <w:pPr>
        <w:pStyle w:val="line"/>
        <w:rPr>
          <w:rFonts w:cs="Arial"/>
          <w:szCs w:val="40"/>
        </w:rPr>
      </w:pPr>
    </w:p>
    <w:p w14:paraId="77B8086F" w14:textId="6C7984C1" w:rsidR="0070289D" w:rsidRPr="00823E4C" w:rsidRDefault="00EC48F9" w:rsidP="00040AA5">
      <w:pPr>
        <w:pStyle w:val="ByLine"/>
        <w:jc w:val="center"/>
        <w:rPr>
          <w:rFonts w:cs="Arial"/>
          <w:sz w:val="40"/>
          <w:szCs w:val="40"/>
        </w:rPr>
      </w:pPr>
      <w:r w:rsidRPr="00823E4C">
        <w:rPr>
          <w:rFonts w:cs="Arial"/>
          <w:sz w:val="40"/>
          <w:szCs w:val="40"/>
        </w:rPr>
        <w:t>SOFTWARE REQUIREMENTS SPECIFICATION</w:t>
      </w:r>
    </w:p>
    <w:p w14:paraId="54ED699C" w14:textId="507643B2" w:rsidR="00EC48F9" w:rsidRPr="00823E4C" w:rsidRDefault="00EC48F9" w:rsidP="00040AA5">
      <w:pPr>
        <w:pStyle w:val="ByLine"/>
        <w:jc w:val="center"/>
        <w:rPr>
          <w:rFonts w:cs="Arial"/>
          <w:sz w:val="40"/>
          <w:szCs w:val="40"/>
        </w:rPr>
      </w:pPr>
      <w:r w:rsidRPr="00823E4C">
        <w:rPr>
          <w:rFonts w:cs="Arial"/>
          <w:sz w:val="40"/>
          <w:szCs w:val="40"/>
        </w:rPr>
        <w:t>For</w:t>
      </w:r>
    </w:p>
    <w:p w14:paraId="274B8FB9" w14:textId="5339B676" w:rsidR="00EC48F9" w:rsidRPr="00823E4C" w:rsidRDefault="00A44945" w:rsidP="00040AA5">
      <w:pPr>
        <w:pStyle w:val="ByLine"/>
        <w:jc w:val="center"/>
        <w:rPr>
          <w:del w:id="0" w:author="Jaafar Omar" w:date="2025-08-15T23:14:00Z" w16du:dateUtc="2025-08-15T15:14:00Z"/>
          <w:rFonts w:cs="Arial"/>
          <w:sz w:val="40"/>
          <w:szCs w:val="40"/>
        </w:rPr>
      </w:pPr>
      <w:bookmarkStart w:id="1" w:name="_Hlk206192315"/>
      <w:r w:rsidRPr="00823E4C">
        <w:rPr>
          <w:rFonts w:cs="Arial"/>
          <w:sz w:val="40"/>
          <w:szCs w:val="40"/>
        </w:rPr>
        <w:t xml:space="preserve">Web-Based </w:t>
      </w:r>
      <w:r w:rsidRPr="00823E4C">
        <w:rPr>
          <w:rFonts w:eastAsiaTheme="minorEastAsia" w:cs="Arial"/>
          <w:sz w:val="40"/>
          <w:szCs w:val="40"/>
        </w:rPr>
        <w:t>Patient Scheduling and Program Management System for Barangay Health Center</w:t>
      </w:r>
    </w:p>
    <w:p w14:paraId="6BD79D23" w14:textId="5339B676" w:rsidR="00B83430" w:rsidRPr="00823E4C" w:rsidRDefault="00EB5781" w:rsidP="00040AA5">
      <w:pPr>
        <w:pStyle w:val="ByLine"/>
        <w:jc w:val="left"/>
        <w:rPr>
          <w:ins w:id="2" w:author="Jaafar Omar" w:date="2025-08-15T23:14:00Z" w16du:dateUtc="2025-08-15T15:14:00Z"/>
          <w:rFonts w:cs="Arial"/>
          <w:sz w:val="40"/>
          <w:szCs w:val="40"/>
        </w:rPr>
      </w:pPr>
      <w:r w:rsidRPr="00823E4C">
        <w:rPr>
          <w:rFonts w:cs="Arial"/>
          <w:b w:val="0"/>
          <w:noProof/>
          <w:sz w:val="40"/>
          <w:szCs w:val="40"/>
        </w:rPr>
        <mc:AlternateContent>
          <mc:Choice Requires="wps">
            <w:drawing>
              <wp:anchor distT="0" distB="0" distL="114300" distR="114300" simplePos="0" relativeHeight="251659264" behindDoc="0" locked="0" layoutInCell="1" allowOverlap="1" wp14:anchorId="431C70CD" wp14:editId="68AF6797">
                <wp:simplePos x="0" y="0"/>
                <wp:positionH relativeFrom="margin">
                  <wp:posOffset>0</wp:posOffset>
                </wp:positionH>
                <wp:positionV relativeFrom="paragraph">
                  <wp:posOffset>458470</wp:posOffset>
                </wp:positionV>
                <wp:extent cx="5574424" cy="26419"/>
                <wp:effectExtent l="0" t="19050" r="45720" b="50165"/>
                <wp:wrapNone/>
                <wp:docPr id="1632201730" name="Straight Connector 1"/>
                <wp:cNvGraphicFramePr/>
                <a:graphic xmlns:a="http://schemas.openxmlformats.org/drawingml/2006/main">
                  <a:graphicData uri="http://schemas.microsoft.com/office/word/2010/wordprocessingShape">
                    <wps:wsp>
                      <wps:cNvCnPr/>
                      <wps:spPr>
                        <a:xfrm flipV="1">
                          <a:off x="0" y="0"/>
                          <a:ext cx="5574424" cy="26419"/>
                        </a:xfrm>
                        <a:prstGeom prst="line">
                          <a:avLst/>
                        </a:prstGeom>
                        <a:ln w="571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4892D1"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6.1pt" to="438.95pt,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" strokecolor="black [3040]" strokeweight="4.5pt">
                <w10:wrap anchorx="margin"/>
              </v:line>
            </w:pict>
          </mc:Fallback>
        </mc:AlternateContent>
      </w:r>
      <w:bookmarkEnd w:id="1"/>
    </w:p>
    <w:p w14:paraId="1FDD5C60" w14:textId="0A2D8A86" w:rsidR="00A44945" w:rsidRPr="00823E4C" w:rsidRDefault="0028016C" w:rsidP="00040AA5">
      <w:pPr>
        <w:pStyle w:val="ByLine"/>
        <w:jc w:val="center"/>
        <w:rPr>
          <w:rFonts w:cs="Arial"/>
          <w:szCs w:val="28"/>
        </w:rPr>
      </w:pPr>
      <w:r w:rsidRPr="00823E4C">
        <w:rPr>
          <w:rFonts w:cs="Arial"/>
          <w:szCs w:val="28"/>
        </w:rPr>
        <w:t>Prepared by:</w:t>
      </w:r>
    </w:p>
    <w:p w14:paraId="1C713A6B" w14:textId="77777777" w:rsidR="00EB5781" w:rsidRPr="00823E4C" w:rsidRDefault="00B83430" w:rsidP="00040AA5">
      <w:pPr>
        <w:pStyle w:val="ByLine"/>
        <w:jc w:val="center"/>
        <w:rPr>
          <w:rFonts w:cs="Arial"/>
          <w:color w:val="000000" w:themeColor="text1"/>
          <w:szCs w:val="28"/>
        </w:rPr>
      </w:pPr>
      <w:r w:rsidRPr="00823E4C">
        <w:rPr>
          <w:rFonts w:cs="Arial"/>
          <w:color w:val="000000" w:themeColor="text1"/>
          <w:szCs w:val="28"/>
        </w:rPr>
        <w:t>Celestial ART</w:t>
      </w:r>
    </w:p>
    <w:p w14:paraId="48845279" w14:textId="77777777" w:rsidR="00721B45" w:rsidRPr="00823E4C" w:rsidRDefault="00B83430" w:rsidP="00040AA5">
      <w:pPr>
        <w:pStyle w:val="ByLine"/>
        <w:jc w:val="center"/>
        <w:rPr>
          <w:rFonts w:cs="Arial"/>
          <w:color w:val="000000" w:themeColor="text1"/>
          <w:szCs w:val="28"/>
        </w:rPr>
      </w:pPr>
      <w:r w:rsidRPr="00823E4C">
        <w:rPr>
          <w:rFonts w:cs="Arial"/>
          <w:color w:val="000000" w:themeColor="text1"/>
          <w:szCs w:val="28"/>
        </w:rPr>
        <w:t xml:space="preserve">Angala, Regin </w:t>
      </w:r>
    </w:p>
    <w:p w14:paraId="334AB507" w14:textId="2E5686F6" w:rsidR="00B83430" w:rsidRPr="00823E4C" w:rsidRDefault="00B83430" w:rsidP="00040AA5">
      <w:pPr>
        <w:pStyle w:val="ByLine"/>
        <w:jc w:val="center"/>
        <w:rPr>
          <w:rFonts w:cs="Arial"/>
          <w:color w:val="000000" w:themeColor="text1"/>
          <w:szCs w:val="28"/>
        </w:rPr>
      </w:pPr>
      <w:r w:rsidRPr="00823E4C">
        <w:rPr>
          <w:rFonts w:cs="Arial"/>
          <w:color w:val="000000" w:themeColor="text1"/>
          <w:szCs w:val="28"/>
        </w:rPr>
        <w:t>Rosal, Angel</w:t>
      </w:r>
    </w:p>
    <w:p w14:paraId="08DA1626" w14:textId="77777777" w:rsidR="00040AA5" w:rsidRPr="00823E4C" w:rsidRDefault="00B83430" w:rsidP="00040AA5">
      <w:pPr>
        <w:pStyle w:val="ByLine"/>
        <w:jc w:val="center"/>
        <w:rPr>
          <w:rFonts w:cs="Arial"/>
          <w:color w:val="EE0000"/>
          <w:szCs w:val="28"/>
        </w:rPr>
      </w:pPr>
      <w:proofErr w:type="spellStart"/>
      <w:r w:rsidRPr="00823E4C">
        <w:rPr>
          <w:rFonts w:cs="Arial"/>
          <w:color w:val="000000" w:themeColor="text1"/>
          <w:szCs w:val="28"/>
        </w:rPr>
        <w:t>Tabunyag</w:t>
      </w:r>
      <w:proofErr w:type="spellEnd"/>
      <w:r w:rsidRPr="00823E4C">
        <w:rPr>
          <w:rFonts w:cs="Arial"/>
          <w:color w:val="000000" w:themeColor="text1"/>
          <w:szCs w:val="28"/>
        </w:rPr>
        <w:t>, Jonalyn</w:t>
      </w:r>
      <w:ins w:id="3" w:author="Jaafar Omar" w:date="2025-08-15T23:14:00Z" w16du:dateUtc="2025-08-15T15:14:00Z">
        <w:r w:rsidRPr="00823E4C">
          <w:rPr>
            <w:rFonts w:cs="Arial"/>
            <w:color w:val="EE0000"/>
            <w:szCs w:val="28"/>
          </w:rPr>
          <w:t xml:space="preserve"> </w:t>
        </w:r>
      </w:ins>
    </w:p>
    <w:p w14:paraId="0B687CC2" w14:textId="2CE461DD" w:rsidR="00823E4C" w:rsidRPr="00823E4C" w:rsidRDefault="0028016C" w:rsidP="00823E4C">
      <w:pPr>
        <w:pStyle w:val="ByLine"/>
        <w:jc w:val="center"/>
        <w:rPr>
          <w:rFonts w:cs="Arial"/>
          <w:szCs w:val="28"/>
        </w:rPr>
      </w:pPr>
      <w:r w:rsidRPr="00823E4C">
        <w:rPr>
          <w:rFonts w:cs="Arial"/>
          <w:szCs w:val="28"/>
        </w:rPr>
        <w:t xml:space="preserve">Submitted in fulfillment requirements for </w:t>
      </w:r>
      <w:r w:rsidR="002D2D7D" w:rsidRPr="00823E4C">
        <w:rPr>
          <w:rFonts w:cs="Arial"/>
          <w:szCs w:val="28"/>
        </w:rPr>
        <w:t>Integrative Programming and Technologies 2</w:t>
      </w:r>
      <w:r w:rsidRPr="00823E4C">
        <w:rPr>
          <w:rFonts w:cs="Arial"/>
          <w:szCs w:val="28"/>
        </w:rPr>
        <w:t xml:space="preserve"> (</w:t>
      </w:r>
      <w:r w:rsidR="002D2D7D" w:rsidRPr="00823E4C">
        <w:rPr>
          <w:rFonts w:cs="Arial"/>
          <w:szCs w:val="28"/>
        </w:rPr>
        <w:t>IT305</w:t>
      </w:r>
      <w:r w:rsidRPr="00823E4C">
        <w:rPr>
          <w:rFonts w:cs="Arial"/>
          <w:szCs w:val="28"/>
        </w:rPr>
        <w:t>)</w:t>
      </w:r>
    </w:p>
    <w:p w14:paraId="0F2AEC0B" w14:textId="77777777" w:rsidR="00587BF0" w:rsidRPr="001430A9" w:rsidRDefault="00587BF0" w:rsidP="00587BF0">
      <w:pPr>
        <w:keepNext/>
        <w:keepLines/>
        <w:spacing w:before="120" w:after="240" w:line="240" w:lineRule="auto"/>
        <w:rPr>
          <w:rFonts w:ascii="Arial" w:eastAsia="Times New Roman" w:hAnsi="Arial" w:cs="Arial"/>
          <w:b/>
          <w:sz w:val="40"/>
        </w:rPr>
      </w:pPr>
      <w:bookmarkStart w:id="4" w:name="_Toc441230970"/>
      <w:r w:rsidRPr="001430A9">
        <w:rPr>
          <w:rFonts w:ascii="Arial" w:eastAsia="Times New Roman" w:hAnsi="Arial" w:cs="Arial"/>
          <w:b/>
          <w:sz w:val="40"/>
        </w:rPr>
        <w:lastRenderedPageBreak/>
        <w:t>Table of Contents</w:t>
      </w:r>
      <w:bookmarkEnd w:id="4"/>
    </w:p>
    <w:p w14:paraId="7CAE2893" w14:textId="77777777" w:rsidR="00587BF0" w:rsidRPr="001430A9" w:rsidRDefault="00587BF0" w:rsidP="00587BF0">
      <w:pPr>
        <w:tabs>
          <w:tab w:val="left" w:pos="360"/>
          <w:tab w:val="right" w:leader="dot" w:pos="9360"/>
        </w:tabs>
        <w:spacing w:before="60" w:after="0" w:line="240" w:lineRule="auto"/>
        <w:ind w:left="360" w:hanging="360"/>
        <w:jc w:val="both"/>
        <w:rPr>
          <w:rFonts w:ascii="Arial" w:eastAsia="Times New Roman" w:hAnsi="Arial" w:cs="Arial"/>
          <w:b/>
          <w:noProof/>
          <w:sz w:val="28"/>
        </w:rPr>
      </w:pPr>
      <w:r w:rsidRPr="001430A9">
        <w:rPr>
          <w:rFonts w:ascii="Arial" w:eastAsia="Times New Roman" w:hAnsi="Arial" w:cs="Arial"/>
          <w:noProof/>
          <w:sz w:val="28"/>
        </w:rPr>
        <w:fldChar w:fldCharType="begin"/>
      </w:r>
      <w:r w:rsidRPr="001430A9">
        <w:rPr>
          <w:rFonts w:ascii="Arial" w:eastAsia="Times New Roman" w:hAnsi="Arial" w:cs="Arial"/>
          <w:noProof/>
          <w:sz w:val="28"/>
        </w:rPr>
        <w:instrText xml:space="preserve"> TOC \o "1-2" \t "TOCentry,1" </w:instrText>
      </w:r>
      <w:r w:rsidRPr="001430A9">
        <w:rPr>
          <w:rFonts w:ascii="Arial" w:eastAsia="Times New Roman" w:hAnsi="Arial" w:cs="Arial"/>
          <w:noProof/>
          <w:sz w:val="28"/>
        </w:rPr>
        <w:fldChar w:fldCharType="separate"/>
      </w:r>
      <w:r w:rsidRPr="001430A9">
        <w:rPr>
          <w:rFonts w:ascii="Arial" w:eastAsia="Times New Roman" w:hAnsi="Arial" w:cs="Arial"/>
          <w:b/>
          <w:noProof/>
          <w:sz w:val="28"/>
        </w:rPr>
        <w:t>Table of Contents</w:t>
      </w:r>
      <w:r w:rsidRPr="001430A9">
        <w:rPr>
          <w:rFonts w:ascii="Arial" w:eastAsia="Times New Roman" w:hAnsi="Arial" w:cs="Arial"/>
          <w:b/>
          <w:noProof/>
          <w:sz w:val="28"/>
        </w:rPr>
        <w:tab/>
      </w:r>
      <w:r w:rsidRPr="001430A9">
        <w:rPr>
          <w:rFonts w:ascii="Arial" w:eastAsia="Times New Roman" w:hAnsi="Arial" w:cs="Arial"/>
          <w:b/>
          <w:noProof/>
          <w:sz w:val="28"/>
        </w:rPr>
        <w:fldChar w:fldCharType="begin"/>
      </w:r>
      <w:r w:rsidRPr="001430A9">
        <w:rPr>
          <w:rFonts w:ascii="Arial" w:eastAsia="Times New Roman" w:hAnsi="Arial" w:cs="Arial"/>
          <w:b/>
          <w:noProof/>
          <w:sz w:val="28"/>
        </w:rPr>
        <w:instrText xml:space="preserve"> PAGEREF _Toc441230970 \h </w:instrText>
      </w:r>
      <w:r w:rsidRPr="001430A9">
        <w:rPr>
          <w:rFonts w:ascii="Arial" w:eastAsia="Times New Roman" w:hAnsi="Arial" w:cs="Arial"/>
          <w:b/>
          <w:noProof/>
          <w:sz w:val="28"/>
        </w:rPr>
      </w:r>
      <w:r w:rsidRPr="001430A9">
        <w:rPr>
          <w:rFonts w:ascii="Arial" w:eastAsia="Times New Roman" w:hAnsi="Arial" w:cs="Arial"/>
          <w:b/>
          <w:noProof/>
          <w:sz w:val="28"/>
        </w:rPr>
        <w:fldChar w:fldCharType="separate"/>
      </w:r>
      <w:r w:rsidRPr="001430A9">
        <w:rPr>
          <w:rFonts w:ascii="Arial" w:eastAsia="Times New Roman" w:hAnsi="Arial" w:cs="Arial"/>
          <w:b/>
          <w:noProof/>
          <w:sz w:val="28"/>
        </w:rPr>
        <w:t>ii</w:t>
      </w:r>
      <w:r w:rsidRPr="001430A9">
        <w:rPr>
          <w:rFonts w:ascii="Arial" w:eastAsia="Times New Roman" w:hAnsi="Arial" w:cs="Arial"/>
          <w:b/>
          <w:noProof/>
          <w:sz w:val="28"/>
        </w:rPr>
        <w:fldChar w:fldCharType="end"/>
      </w:r>
    </w:p>
    <w:p w14:paraId="405793A7" w14:textId="77777777" w:rsidR="00587BF0" w:rsidRPr="001430A9" w:rsidRDefault="00587BF0" w:rsidP="00587BF0">
      <w:pPr>
        <w:tabs>
          <w:tab w:val="left" w:pos="360"/>
          <w:tab w:val="right" w:leader="dot" w:pos="9360"/>
        </w:tabs>
        <w:spacing w:before="60" w:after="0" w:line="240" w:lineRule="auto"/>
        <w:ind w:left="360" w:hanging="360"/>
        <w:jc w:val="both"/>
        <w:rPr>
          <w:rFonts w:ascii="Arial" w:eastAsia="Times New Roman" w:hAnsi="Arial" w:cs="Arial"/>
          <w:b/>
          <w:noProof/>
          <w:sz w:val="28"/>
        </w:rPr>
      </w:pPr>
      <w:r w:rsidRPr="001430A9">
        <w:rPr>
          <w:rFonts w:ascii="Arial" w:eastAsia="Times New Roman" w:hAnsi="Arial" w:cs="Arial"/>
          <w:b/>
          <w:noProof/>
          <w:sz w:val="28"/>
        </w:rPr>
        <w:t>1.</w:t>
      </w:r>
      <w:r w:rsidRPr="001430A9">
        <w:rPr>
          <w:rFonts w:ascii="Arial" w:eastAsia="Times New Roman" w:hAnsi="Arial" w:cs="Arial"/>
          <w:b/>
          <w:noProof/>
          <w:sz w:val="28"/>
        </w:rPr>
        <w:tab/>
        <w:t>Introduction</w:t>
      </w:r>
      <w:r w:rsidRPr="001430A9">
        <w:rPr>
          <w:rFonts w:ascii="Arial" w:eastAsia="Times New Roman" w:hAnsi="Arial" w:cs="Arial"/>
          <w:b/>
          <w:noProof/>
          <w:sz w:val="28"/>
        </w:rPr>
        <w:tab/>
      </w:r>
      <w:r w:rsidRPr="001430A9">
        <w:rPr>
          <w:rFonts w:ascii="Arial" w:eastAsia="Times New Roman" w:hAnsi="Arial" w:cs="Arial"/>
          <w:b/>
          <w:noProof/>
          <w:sz w:val="28"/>
        </w:rPr>
        <w:fldChar w:fldCharType="begin"/>
      </w:r>
      <w:r w:rsidRPr="001430A9">
        <w:rPr>
          <w:rFonts w:ascii="Arial" w:eastAsia="Times New Roman" w:hAnsi="Arial" w:cs="Arial"/>
          <w:b/>
          <w:noProof/>
          <w:sz w:val="28"/>
        </w:rPr>
        <w:instrText xml:space="preserve"> PAGEREF _Toc441230972 \h </w:instrText>
      </w:r>
      <w:r w:rsidRPr="001430A9">
        <w:rPr>
          <w:rFonts w:ascii="Arial" w:eastAsia="Times New Roman" w:hAnsi="Arial" w:cs="Arial"/>
          <w:b/>
          <w:noProof/>
          <w:sz w:val="28"/>
        </w:rPr>
      </w:r>
      <w:r w:rsidRPr="001430A9">
        <w:rPr>
          <w:rFonts w:ascii="Arial" w:eastAsia="Times New Roman" w:hAnsi="Arial" w:cs="Arial"/>
          <w:b/>
          <w:noProof/>
          <w:sz w:val="28"/>
        </w:rPr>
        <w:fldChar w:fldCharType="separate"/>
      </w:r>
      <w:r w:rsidRPr="001430A9">
        <w:rPr>
          <w:rFonts w:ascii="Arial" w:eastAsia="Times New Roman" w:hAnsi="Arial" w:cs="Arial"/>
          <w:b/>
          <w:noProof/>
          <w:sz w:val="28"/>
        </w:rPr>
        <w:t>1</w:t>
      </w:r>
      <w:r w:rsidRPr="001430A9">
        <w:rPr>
          <w:rFonts w:ascii="Arial" w:eastAsia="Times New Roman" w:hAnsi="Arial" w:cs="Arial"/>
          <w:b/>
          <w:noProof/>
          <w:sz w:val="28"/>
        </w:rPr>
        <w:fldChar w:fldCharType="end"/>
      </w:r>
    </w:p>
    <w:p w14:paraId="7AC83812" w14:textId="77777777" w:rsidR="00587BF0" w:rsidRPr="001430A9" w:rsidRDefault="00587BF0" w:rsidP="00587BF0">
      <w:pPr>
        <w:tabs>
          <w:tab w:val="left" w:pos="720"/>
          <w:tab w:val="right" w:leader="dot" w:pos="9360"/>
        </w:tabs>
        <w:spacing w:after="0" w:line="240" w:lineRule="auto"/>
        <w:ind w:left="270"/>
        <w:jc w:val="both"/>
        <w:rPr>
          <w:rFonts w:ascii="Arial" w:eastAsia="Times New Roman" w:hAnsi="Arial" w:cs="Arial"/>
          <w:noProof/>
          <w:sz w:val="24"/>
        </w:rPr>
      </w:pPr>
      <w:r w:rsidRPr="001430A9">
        <w:rPr>
          <w:rFonts w:ascii="Arial" w:eastAsia="Times New Roman" w:hAnsi="Arial" w:cs="Arial"/>
          <w:noProof/>
          <w:sz w:val="24"/>
        </w:rPr>
        <w:t>1.1</w:t>
      </w:r>
      <w:r w:rsidRPr="001430A9">
        <w:rPr>
          <w:rFonts w:ascii="Arial" w:eastAsia="Times New Roman" w:hAnsi="Arial" w:cs="Arial"/>
          <w:noProof/>
          <w:sz w:val="24"/>
        </w:rPr>
        <w:tab/>
        <w:t>Purpose</w:t>
      </w:r>
      <w:r w:rsidRPr="001430A9">
        <w:rPr>
          <w:rFonts w:ascii="Arial" w:eastAsia="Times New Roman" w:hAnsi="Arial" w:cs="Arial"/>
          <w:noProof/>
          <w:sz w:val="24"/>
        </w:rPr>
        <w:tab/>
      </w:r>
      <w:r w:rsidRPr="001430A9">
        <w:rPr>
          <w:rFonts w:ascii="Arial" w:eastAsia="Times New Roman" w:hAnsi="Arial" w:cs="Arial"/>
          <w:noProof/>
          <w:sz w:val="24"/>
        </w:rPr>
        <w:fldChar w:fldCharType="begin"/>
      </w:r>
      <w:r w:rsidRPr="001430A9">
        <w:rPr>
          <w:rFonts w:ascii="Arial" w:eastAsia="Times New Roman" w:hAnsi="Arial" w:cs="Arial"/>
          <w:noProof/>
          <w:sz w:val="24"/>
        </w:rPr>
        <w:instrText xml:space="preserve"> PAGEREF _Toc441230973 \h </w:instrText>
      </w:r>
      <w:r w:rsidRPr="001430A9">
        <w:rPr>
          <w:rFonts w:ascii="Arial" w:eastAsia="Times New Roman" w:hAnsi="Arial" w:cs="Arial"/>
          <w:noProof/>
          <w:sz w:val="24"/>
        </w:rPr>
      </w:r>
      <w:r w:rsidRPr="001430A9">
        <w:rPr>
          <w:rFonts w:ascii="Arial" w:eastAsia="Times New Roman" w:hAnsi="Arial" w:cs="Arial"/>
          <w:noProof/>
          <w:sz w:val="24"/>
        </w:rPr>
        <w:fldChar w:fldCharType="separate"/>
      </w:r>
      <w:r w:rsidRPr="001430A9">
        <w:rPr>
          <w:rFonts w:ascii="Arial" w:eastAsia="Times New Roman" w:hAnsi="Arial" w:cs="Arial"/>
          <w:noProof/>
          <w:sz w:val="24"/>
        </w:rPr>
        <w:t>1</w:t>
      </w:r>
      <w:r w:rsidRPr="001430A9">
        <w:rPr>
          <w:rFonts w:ascii="Arial" w:eastAsia="Times New Roman" w:hAnsi="Arial" w:cs="Arial"/>
          <w:noProof/>
          <w:sz w:val="24"/>
        </w:rPr>
        <w:fldChar w:fldCharType="end"/>
      </w:r>
    </w:p>
    <w:p w14:paraId="6E1BF289" w14:textId="77777777" w:rsidR="00587BF0" w:rsidRPr="001430A9" w:rsidRDefault="00587BF0" w:rsidP="00587BF0">
      <w:pPr>
        <w:tabs>
          <w:tab w:val="left" w:pos="720"/>
          <w:tab w:val="right" w:leader="dot" w:pos="9360"/>
        </w:tabs>
        <w:spacing w:after="0" w:line="240" w:lineRule="auto"/>
        <w:ind w:left="270"/>
        <w:jc w:val="both"/>
        <w:rPr>
          <w:rFonts w:ascii="Arial" w:eastAsia="Times New Roman" w:hAnsi="Arial" w:cs="Arial"/>
          <w:noProof/>
          <w:sz w:val="24"/>
        </w:rPr>
      </w:pPr>
      <w:r w:rsidRPr="001430A9">
        <w:rPr>
          <w:rFonts w:ascii="Arial" w:eastAsia="Times New Roman" w:hAnsi="Arial" w:cs="Arial"/>
          <w:noProof/>
          <w:sz w:val="24"/>
        </w:rPr>
        <w:t>1.2</w:t>
      </w:r>
      <w:r w:rsidRPr="001430A9">
        <w:rPr>
          <w:rFonts w:ascii="Arial" w:eastAsia="Times New Roman" w:hAnsi="Arial" w:cs="Arial"/>
          <w:noProof/>
          <w:sz w:val="24"/>
        </w:rPr>
        <w:tab/>
        <w:t>Intended Audience</w:t>
      </w:r>
      <w:r w:rsidRPr="001430A9">
        <w:rPr>
          <w:rFonts w:ascii="Arial" w:eastAsia="Times New Roman" w:hAnsi="Arial" w:cs="Arial"/>
          <w:noProof/>
          <w:sz w:val="24"/>
        </w:rPr>
        <w:tab/>
        <w:t>1</w:t>
      </w:r>
    </w:p>
    <w:p w14:paraId="41347678" w14:textId="77777777" w:rsidR="00587BF0" w:rsidRPr="001430A9" w:rsidRDefault="00587BF0" w:rsidP="00587BF0">
      <w:pPr>
        <w:tabs>
          <w:tab w:val="left" w:pos="720"/>
          <w:tab w:val="right" w:leader="dot" w:pos="9360"/>
        </w:tabs>
        <w:spacing w:after="0" w:line="240" w:lineRule="auto"/>
        <w:ind w:left="270"/>
        <w:jc w:val="both"/>
        <w:rPr>
          <w:rFonts w:ascii="Arial" w:eastAsia="Times New Roman" w:hAnsi="Arial" w:cs="Arial"/>
          <w:noProof/>
          <w:sz w:val="24"/>
        </w:rPr>
      </w:pPr>
      <w:r w:rsidRPr="001430A9">
        <w:rPr>
          <w:rFonts w:ascii="Arial" w:eastAsia="Times New Roman" w:hAnsi="Arial" w:cs="Arial"/>
          <w:noProof/>
          <w:sz w:val="24"/>
        </w:rPr>
        <w:t>1.3</w:t>
      </w:r>
      <w:r w:rsidRPr="001430A9">
        <w:rPr>
          <w:rFonts w:ascii="Arial" w:eastAsia="Times New Roman" w:hAnsi="Arial" w:cs="Arial"/>
          <w:noProof/>
          <w:sz w:val="24"/>
        </w:rPr>
        <w:tab/>
        <w:t>Product Scope</w:t>
      </w:r>
      <w:r w:rsidRPr="001430A9">
        <w:rPr>
          <w:rFonts w:ascii="Arial" w:eastAsia="Times New Roman" w:hAnsi="Arial" w:cs="Arial"/>
          <w:noProof/>
          <w:sz w:val="24"/>
        </w:rPr>
        <w:tab/>
      </w:r>
      <w:r w:rsidRPr="001430A9">
        <w:rPr>
          <w:rFonts w:ascii="Arial" w:eastAsia="Times New Roman" w:hAnsi="Arial" w:cs="Arial"/>
          <w:noProof/>
          <w:sz w:val="24"/>
        </w:rPr>
        <w:fldChar w:fldCharType="begin"/>
      </w:r>
      <w:r w:rsidRPr="001430A9">
        <w:rPr>
          <w:rFonts w:ascii="Arial" w:eastAsia="Times New Roman" w:hAnsi="Arial" w:cs="Arial"/>
          <w:noProof/>
          <w:sz w:val="24"/>
        </w:rPr>
        <w:instrText xml:space="preserve"> PAGEREF _Toc441230975 \h </w:instrText>
      </w:r>
      <w:r w:rsidRPr="001430A9">
        <w:rPr>
          <w:rFonts w:ascii="Arial" w:eastAsia="Times New Roman" w:hAnsi="Arial" w:cs="Arial"/>
          <w:noProof/>
          <w:sz w:val="24"/>
        </w:rPr>
      </w:r>
      <w:r w:rsidRPr="001430A9">
        <w:rPr>
          <w:rFonts w:ascii="Arial" w:eastAsia="Times New Roman" w:hAnsi="Arial" w:cs="Arial"/>
          <w:noProof/>
          <w:sz w:val="24"/>
        </w:rPr>
        <w:fldChar w:fldCharType="separate"/>
      </w:r>
      <w:r w:rsidRPr="001430A9">
        <w:rPr>
          <w:rFonts w:ascii="Arial" w:eastAsia="Times New Roman" w:hAnsi="Arial" w:cs="Arial"/>
          <w:noProof/>
          <w:sz w:val="24"/>
        </w:rPr>
        <w:t>1</w:t>
      </w:r>
      <w:r w:rsidRPr="001430A9">
        <w:rPr>
          <w:rFonts w:ascii="Arial" w:eastAsia="Times New Roman" w:hAnsi="Arial" w:cs="Arial"/>
          <w:noProof/>
          <w:sz w:val="24"/>
        </w:rPr>
        <w:fldChar w:fldCharType="end"/>
      </w:r>
    </w:p>
    <w:p w14:paraId="14B1A772" w14:textId="77777777" w:rsidR="00587BF0" w:rsidRPr="001430A9" w:rsidRDefault="00587BF0" w:rsidP="00587BF0">
      <w:pPr>
        <w:tabs>
          <w:tab w:val="left" w:pos="720"/>
          <w:tab w:val="right" w:leader="dot" w:pos="9360"/>
        </w:tabs>
        <w:spacing w:after="0" w:line="240" w:lineRule="auto"/>
        <w:ind w:left="270"/>
        <w:jc w:val="both"/>
        <w:rPr>
          <w:rFonts w:ascii="Arial" w:eastAsia="Times New Roman" w:hAnsi="Arial" w:cs="Arial"/>
          <w:noProof/>
          <w:sz w:val="24"/>
        </w:rPr>
      </w:pPr>
      <w:r w:rsidRPr="001430A9">
        <w:rPr>
          <w:rFonts w:ascii="Arial" w:eastAsia="Times New Roman" w:hAnsi="Arial" w:cs="Arial"/>
          <w:noProof/>
          <w:sz w:val="24"/>
        </w:rPr>
        <w:t>1.4</w:t>
      </w:r>
      <w:r w:rsidRPr="001430A9">
        <w:rPr>
          <w:rFonts w:ascii="Arial" w:eastAsia="Times New Roman" w:hAnsi="Arial" w:cs="Arial"/>
          <w:noProof/>
          <w:sz w:val="24"/>
        </w:rPr>
        <w:tab/>
        <w:t>Definitions, Acronyms, and Abbreviations</w:t>
      </w:r>
      <w:r w:rsidRPr="001430A9">
        <w:rPr>
          <w:rFonts w:ascii="Arial" w:eastAsia="Times New Roman" w:hAnsi="Arial" w:cs="Arial"/>
          <w:noProof/>
          <w:sz w:val="24"/>
        </w:rPr>
        <w:tab/>
      </w:r>
      <w:r w:rsidRPr="001430A9">
        <w:rPr>
          <w:rFonts w:ascii="Arial" w:eastAsia="Times New Roman" w:hAnsi="Arial" w:cs="Arial"/>
          <w:noProof/>
          <w:sz w:val="24"/>
        </w:rPr>
        <w:fldChar w:fldCharType="begin"/>
      </w:r>
      <w:r w:rsidRPr="001430A9">
        <w:rPr>
          <w:rFonts w:ascii="Arial" w:eastAsia="Times New Roman" w:hAnsi="Arial" w:cs="Arial"/>
          <w:noProof/>
          <w:sz w:val="24"/>
        </w:rPr>
        <w:instrText xml:space="preserve"> PAGEREF _Toc441230976 \h </w:instrText>
      </w:r>
      <w:r w:rsidRPr="001430A9">
        <w:rPr>
          <w:rFonts w:ascii="Arial" w:eastAsia="Times New Roman" w:hAnsi="Arial" w:cs="Arial"/>
          <w:noProof/>
          <w:sz w:val="24"/>
        </w:rPr>
      </w:r>
      <w:r w:rsidRPr="001430A9">
        <w:rPr>
          <w:rFonts w:ascii="Arial" w:eastAsia="Times New Roman" w:hAnsi="Arial" w:cs="Arial"/>
          <w:noProof/>
          <w:sz w:val="24"/>
        </w:rPr>
        <w:fldChar w:fldCharType="separate"/>
      </w:r>
      <w:r w:rsidRPr="001430A9">
        <w:rPr>
          <w:rFonts w:ascii="Arial" w:eastAsia="Times New Roman" w:hAnsi="Arial" w:cs="Arial"/>
          <w:noProof/>
          <w:sz w:val="24"/>
        </w:rPr>
        <w:t>1</w:t>
      </w:r>
      <w:r w:rsidRPr="001430A9">
        <w:rPr>
          <w:rFonts w:ascii="Arial" w:eastAsia="Times New Roman" w:hAnsi="Arial" w:cs="Arial"/>
          <w:noProof/>
          <w:sz w:val="24"/>
        </w:rPr>
        <w:fldChar w:fldCharType="end"/>
      </w:r>
    </w:p>
    <w:p w14:paraId="7E718FAF" w14:textId="77777777" w:rsidR="00587BF0" w:rsidRPr="001430A9" w:rsidRDefault="00587BF0" w:rsidP="00587BF0">
      <w:pPr>
        <w:tabs>
          <w:tab w:val="left" w:pos="360"/>
          <w:tab w:val="right" w:leader="dot" w:pos="9360"/>
        </w:tabs>
        <w:spacing w:before="60" w:after="0" w:line="240" w:lineRule="auto"/>
        <w:ind w:left="360" w:hanging="360"/>
        <w:jc w:val="both"/>
        <w:rPr>
          <w:rFonts w:ascii="Arial" w:eastAsia="Times New Roman" w:hAnsi="Arial" w:cs="Arial"/>
          <w:b/>
          <w:noProof/>
          <w:sz w:val="28"/>
        </w:rPr>
      </w:pPr>
      <w:r w:rsidRPr="001430A9">
        <w:rPr>
          <w:rFonts w:ascii="Arial" w:eastAsia="Times New Roman" w:hAnsi="Arial" w:cs="Arial"/>
          <w:b/>
          <w:noProof/>
          <w:sz w:val="28"/>
        </w:rPr>
        <w:t>2.</w:t>
      </w:r>
      <w:r w:rsidRPr="001430A9">
        <w:rPr>
          <w:rFonts w:ascii="Arial" w:eastAsia="Times New Roman" w:hAnsi="Arial" w:cs="Arial"/>
          <w:b/>
          <w:noProof/>
          <w:sz w:val="28"/>
        </w:rPr>
        <w:tab/>
        <w:t>Overall Description</w:t>
      </w:r>
      <w:r w:rsidRPr="001430A9">
        <w:rPr>
          <w:rFonts w:ascii="Arial" w:eastAsia="Times New Roman" w:hAnsi="Arial" w:cs="Arial"/>
          <w:b/>
          <w:noProof/>
          <w:sz w:val="28"/>
        </w:rPr>
        <w:tab/>
      </w:r>
      <w:r w:rsidRPr="001430A9">
        <w:rPr>
          <w:rFonts w:ascii="Arial" w:eastAsia="Times New Roman" w:hAnsi="Arial" w:cs="Arial"/>
          <w:b/>
          <w:noProof/>
          <w:sz w:val="28"/>
        </w:rPr>
        <w:fldChar w:fldCharType="begin"/>
      </w:r>
      <w:r w:rsidRPr="001430A9">
        <w:rPr>
          <w:rFonts w:ascii="Arial" w:eastAsia="Times New Roman" w:hAnsi="Arial" w:cs="Arial"/>
          <w:b/>
          <w:noProof/>
          <w:sz w:val="28"/>
        </w:rPr>
        <w:instrText xml:space="preserve"> PAGEREF _Toc441230978 \h </w:instrText>
      </w:r>
      <w:r w:rsidRPr="001430A9">
        <w:rPr>
          <w:rFonts w:ascii="Arial" w:eastAsia="Times New Roman" w:hAnsi="Arial" w:cs="Arial"/>
          <w:b/>
          <w:noProof/>
          <w:sz w:val="28"/>
        </w:rPr>
      </w:r>
      <w:r w:rsidRPr="001430A9">
        <w:rPr>
          <w:rFonts w:ascii="Arial" w:eastAsia="Times New Roman" w:hAnsi="Arial" w:cs="Arial"/>
          <w:b/>
          <w:noProof/>
          <w:sz w:val="28"/>
        </w:rPr>
        <w:fldChar w:fldCharType="separate"/>
      </w:r>
      <w:r w:rsidRPr="001430A9">
        <w:rPr>
          <w:rFonts w:ascii="Arial" w:eastAsia="Times New Roman" w:hAnsi="Arial" w:cs="Arial"/>
          <w:b/>
          <w:noProof/>
          <w:sz w:val="28"/>
        </w:rPr>
        <w:t>2</w:t>
      </w:r>
      <w:r w:rsidRPr="001430A9">
        <w:rPr>
          <w:rFonts w:ascii="Arial" w:eastAsia="Times New Roman" w:hAnsi="Arial" w:cs="Arial"/>
          <w:b/>
          <w:noProof/>
          <w:sz w:val="28"/>
        </w:rPr>
        <w:fldChar w:fldCharType="end"/>
      </w:r>
    </w:p>
    <w:p w14:paraId="65A23385" w14:textId="77777777" w:rsidR="00587BF0" w:rsidRPr="001430A9" w:rsidRDefault="00587BF0" w:rsidP="00587BF0">
      <w:pPr>
        <w:tabs>
          <w:tab w:val="left" w:pos="720"/>
          <w:tab w:val="right" w:leader="dot" w:pos="9360"/>
        </w:tabs>
        <w:spacing w:after="0" w:line="240" w:lineRule="auto"/>
        <w:ind w:left="270"/>
        <w:jc w:val="both"/>
        <w:rPr>
          <w:rFonts w:ascii="Arial" w:eastAsia="Times New Roman" w:hAnsi="Arial" w:cs="Arial"/>
          <w:noProof/>
          <w:sz w:val="24"/>
        </w:rPr>
      </w:pPr>
      <w:r w:rsidRPr="001430A9">
        <w:rPr>
          <w:rFonts w:ascii="Arial" w:eastAsia="Times New Roman" w:hAnsi="Arial" w:cs="Arial"/>
          <w:noProof/>
          <w:sz w:val="24"/>
        </w:rPr>
        <w:t>2.1</w:t>
      </w:r>
      <w:r w:rsidRPr="001430A9">
        <w:rPr>
          <w:rFonts w:ascii="Arial" w:eastAsia="Times New Roman" w:hAnsi="Arial" w:cs="Arial"/>
          <w:noProof/>
          <w:sz w:val="24"/>
        </w:rPr>
        <w:tab/>
        <w:t>User Characteristics</w:t>
      </w:r>
      <w:r w:rsidRPr="001430A9">
        <w:rPr>
          <w:rFonts w:ascii="Arial" w:eastAsia="Times New Roman" w:hAnsi="Arial" w:cs="Arial"/>
          <w:noProof/>
          <w:sz w:val="24"/>
        </w:rPr>
        <w:tab/>
        <w:t>2</w:t>
      </w:r>
    </w:p>
    <w:p w14:paraId="1A9F5467" w14:textId="77777777" w:rsidR="00587BF0" w:rsidRPr="001430A9" w:rsidRDefault="00587BF0" w:rsidP="00587BF0">
      <w:pPr>
        <w:tabs>
          <w:tab w:val="left" w:pos="720"/>
          <w:tab w:val="right" w:leader="dot" w:pos="9360"/>
        </w:tabs>
        <w:spacing w:after="0" w:line="240" w:lineRule="auto"/>
        <w:ind w:left="270"/>
        <w:jc w:val="both"/>
        <w:rPr>
          <w:rFonts w:ascii="Arial" w:eastAsia="Times New Roman" w:hAnsi="Arial" w:cs="Arial"/>
          <w:noProof/>
          <w:sz w:val="24"/>
        </w:rPr>
      </w:pPr>
      <w:r w:rsidRPr="001430A9">
        <w:rPr>
          <w:rFonts w:ascii="Arial" w:eastAsia="Times New Roman" w:hAnsi="Arial" w:cs="Arial"/>
          <w:noProof/>
          <w:sz w:val="24"/>
        </w:rPr>
        <w:t>2.2</w:t>
      </w:r>
      <w:r w:rsidRPr="001430A9">
        <w:rPr>
          <w:rFonts w:ascii="Arial" w:eastAsia="Times New Roman" w:hAnsi="Arial" w:cs="Arial"/>
          <w:noProof/>
          <w:sz w:val="24"/>
        </w:rPr>
        <w:tab/>
        <w:t>Constraints</w:t>
      </w:r>
      <w:r w:rsidRPr="001430A9">
        <w:rPr>
          <w:rFonts w:ascii="Arial" w:eastAsia="Times New Roman" w:hAnsi="Arial" w:cs="Arial"/>
          <w:noProof/>
          <w:sz w:val="24"/>
        </w:rPr>
        <w:tab/>
        <w:t>3</w:t>
      </w:r>
    </w:p>
    <w:p w14:paraId="6D75BA26" w14:textId="77777777" w:rsidR="00587BF0" w:rsidRPr="001430A9" w:rsidRDefault="00587BF0" w:rsidP="00587BF0">
      <w:pPr>
        <w:tabs>
          <w:tab w:val="left" w:pos="720"/>
          <w:tab w:val="right" w:leader="dot" w:pos="9360"/>
        </w:tabs>
        <w:spacing w:after="0" w:line="240" w:lineRule="auto"/>
        <w:ind w:left="270"/>
        <w:jc w:val="both"/>
        <w:rPr>
          <w:rFonts w:ascii="Arial" w:eastAsia="Times New Roman" w:hAnsi="Arial" w:cs="Arial"/>
          <w:noProof/>
          <w:sz w:val="24"/>
        </w:rPr>
      </w:pPr>
      <w:r w:rsidRPr="001430A9">
        <w:rPr>
          <w:rFonts w:ascii="Arial" w:eastAsia="Times New Roman" w:hAnsi="Arial" w:cs="Arial"/>
          <w:noProof/>
          <w:sz w:val="24"/>
        </w:rPr>
        <w:t>2.3</w:t>
      </w:r>
      <w:r w:rsidRPr="001430A9">
        <w:rPr>
          <w:rFonts w:ascii="Arial" w:eastAsia="Times New Roman" w:hAnsi="Arial" w:cs="Arial"/>
          <w:noProof/>
          <w:sz w:val="24"/>
        </w:rPr>
        <w:tab/>
        <w:t>Assumptions and Dependencies</w:t>
      </w:r>
      <w:r w:rsidRPr="001430A9">
        <w:rPr>
          <w:rFonts w:ascii="Arial" w:eastAsia="Times New Roman" w:hAnsi="Arial" w:cs="Arial"/>
          <w:noProof/>
          <w:sz w:val="24"/>
        </w:rPr>
        <w:tab/>
        <w:t>3</w:t>
      </w:r>
    </w:p>
    <w:p w14:paraId="58732FA0" w14:textId="77777777" w:rsidR="00587BF0" w:rsidRPr="001430A9" w:rsidRDefault="00587BF0" w:rsidP="00587BF0">
      <w:pPr>
        <w:tabs>
          <w:tab w:val="left" w:pos="360"/>
          <w:tab w:val="right" w:leader="dot" w:pos="9360"/>
        </w:tabs>
        <w:spacing w:before="60" w:after="0" w:line="240" w:lineRule="auto"/>
        <w:ind w:left="360" w:hanging="360"/>
        <w:jc w:val="both"/>
        <w:rPr>
          <w:rFonts w:ascii="Arial" w:eastAsia="Times New Roman" w:hAnsi="Arial" w:cs="Arial"/>
          <w:b/>
          <w:noProof/>
          <w:sz w:val="28"/>
        </w:rPr>
      </w:pPr>
      <w:r w:rsidRPr="001430A9">
        <w:rPr>
          <w:rFonts w:ascii="Arial" w:eastAsia="Times New Roman" w:hAnsi="Arial" w:cs="Arial"/>
          <w:b/>
          <w:noProof/>
          <w:sz w:val="28"/>
        </w:rPr>
        <w:t>3.</w:t>
      </w:r>
      <w:r w:rsidRPr="001430A9">
        <w:rPr>
          <w:rFonts w:ascii="Arial" w:eastAsia="Times New Roman" w:hAnsi="Arial" w:cs="Arial"/>
          <w:b/>
          <w:noProof/>
          <w:sz w:val="28"/>
        </w:rPr>
        <w:tab/>
        <w:t>Requirements Specifications</w:t>
      </w:r>
      <w:r w:rsidRPr="001430A9">
        <w:rPr>
          <w:rFonts w:ascii="Arial" w:eastAsia="Times New Roman" w:hAnsi="Arial" w:cs="Arial"/>
          <w:b/>
          <w:noProof/>
          <w:sz w:val="28"/>
        </w:rPr>
        <w:tab/>
        <w:t>4</w:t>
      </w:r>
    </w:p>
    <w:p w14:paraId="55F6F5A6" w14:textId="77777777" w:rsidR="00587BF0" w:rsidRPr="001430A9" w:rsidRDefault="00587BF0" w:rsidP="00587BF0">
      <w:pPr>
        <w:tabs>
          <w:tab w:val="left" w:pos="720"/>
          <w:tab w:val="right" w:leader="dot" w:pos="9360"/>
        </w:tabs>
        <w:spacing w:after="0" w:line="240" w:lineRule="auto"/>
        <w:ind w:left="270"/>
        <w:jc w:val="both"/>
        <w:rPr>
          <w:rFonts w:ascii="Arial" w:eastAsia="Times New Roman" w:hAnsi="Arial" w:cs="Arial"/>
          <w:noProof/>
          <w:sz w:val="24"/>
        </w:rPr>
      </w:pPr>
      <w:r w:rsidRPr="001430A9">
        <w:rPr>
          <w:rFonts w:ascii="Arial" w:eastAsia="Times New Roman" w:hAnsi="Arial" w:cs="Arial"/>
          <w:noProof/>
          <w:sz w:val="24"/>
        </w:rPr>
        <w:t>3.1</w:t>
      </w:r>
      <w:r w:rsidRPr="001430A9">
        <w:rPr>
          <w:rFonts w:ascii="Arial" w:eastAsia="Times New Roman" w:hAnsi="Arial" w:cs="Arial"/>
          <w:noProof/>
          <w:sz w:val="24"/>
        </w:rPr>
        <w:tab/>
        <w:t>Functional Requirements</w:t>
      </w:r>
      <w:r w:rsidRPr="001430A9">
        <w:rPr>
          <w:rFonts w:ascii="Arial" w:eastAsia="Times New Roman" w:hAnsi="Arial" w:cs="Arial"/>
          <w:noProof/>
          <w:sz w:val="24"/>
        </w:rPr>
        <w:tab/>
        <w:t>4</w:t>
      </w:r>
    </w:p>
    <w:p w14:paraId="7E3ACA0D" w14:textId="77777777" w:rsidR="00587BF0" w:rsidRPr="001430A9" w:rsidRDefault="00587BF0" w:rsidP="00587BF0">
      <w:pPr>
        <w:tabs>
          <w:tab w:val="left" w:pos="720"/>
          <w:tab w:val="right" w:leader="dot" w:pos="9360"/>
        </w:tabs>
        <w:spacing w:after="0" w:line="240" w:lineRule="auto"/>
        <w:ind w:left="270"/>
        <w:jc w:val="both"/>
        <w:rPr>
          <w:rFonts w:ascii="Arial" w:eastAsia="Times New Roman" w:hAnsi="Arial" w:cs="Arial"/>
          <w:noProof/>
          <w:sz w:val="24"/>
        </w:rPr>
      </w:pPr>
      <w:r w:rsidRPr="001430A9">
        <w:rPr>
          <w:rFonts w:ascii="Arial" w:eastAsia="Times New Roman" w:hAnsi="Arial" w:cs="Arial"/>
          <w:noProof/>
          <w:sz w:val="24"/>
        </w:rPr>
        <w:t>3.2</w:t>
      </w:r>
      <w:r w:rsidRPr="001430A9">
        <w:rPr>
          <w:rFonts w:ascii="Arial" w:eastAsia="Times New Roman" w:hAnsi="Arial" w:cs="Arial"/>
          <w:noProof/>
          <w:sz w:val="24"/>
        </w:rPr>
        <w:tab/>
        <w:t>Non-Functional Requirements</w:t>
      </w:r>
      <w:r w:rsidRPr="001430A9">
        <w:rPr>
          <w:rFonts w:ascii="Arial" w:eastAsia="Times New Roman" w:hAnsi="Arial" w:cs="Arial"/>
          <w:noProof/>
          <w:sz w:val="24"/>
        </w:rPr>
        <w:tab/>
        <w:t>4</w:t>
      </w:r>
    </w:p>
    <w:p w14:paraId="30665261" w14:textId="77777777" w:rsidR="00587BF0" w:rsidRPr="001430A9" w:rsidRDefault="00587BF0" w:rsidP="00587BF0">
      <w:pPr>
        <w:tabs>
          <w:tab w:val="left" w:pos="720"/>
          <w:tab w:val="right" w:leader="dot" w:pos="9360"/>
        </w:tabs>
        <w:spacing w:after="0" w:line="240" w:lineRule="auto"/>
        <w:ind w:left="270"/>
        <w:jc w:val="both"/>
        <w:rPr>
          <w:rFonts w:ascii="Arial" w:eastAsia="Times New Roman" w:hAnsi="Arial" w:cs="Arial"/>
          <w:noProof/>
          <w:sz w:val="24"/>
        </w:rPr>
      </w:pPr>
      <w:r w:rsidRPr="001430A9">
        <w:rPr>
          <w:rFonts w:ascii="Arial" w:eastAsia="Times New Roman" w:hAnsi="Arial" w:cs="Arial"/>
          <w:noProof/>
          <w:sz w:val="24"/>
        </w:rPr>
        <w:t>3.3</w:t>
      </w:r>
      <w:r w:rsidRPr="001430A9">
        <w:rPr>
          <w:rFonts w:ascii="Arial" w:eastAsia="Times New Roman" w:hAnsi="Arial" w:cs="Arial"/>
          <w:noProof/>
          <w:sz w:val="24"/>
        </w:rPr>
        <w:tab/>
        <w:t>External Interface Requirements</w:t>
      </w:r>
      <w:r w:rsidRPr="001430A9">
        <w:rPr>
          <w:rFonts w:ascii="Arial" w:eastAsia="Times New Roman" w:hAnsi="Arial" w:cs="Arial"/>
          <w:noProof/>
          <w:sz w:val="24"/>
        </w:rPr>
        <w:tab/>
        <w:t>6</w:t>
      </w:r>
    </w:p>
    <w:p w14:paraId="60731E3D" w14:textId="77777777" w:rsidR="00587BF0" w:rsidRPr="001430A9" w:rsidRDefault="00587BF0" w:rsidP="00587BF0">
      <w:pPr>
        <w:tabs>
          <w:tab w:val="left" w:pos="720"/>
          <w:tab w:val="right" w:leader="dot" w:pos="9360"/>
        </w:tabs>
        <w:spacing w:after="0" w:line="240" w:lineRule="auto"/>
        <w:ind w:left="270"/>
        <w:jc w:val="both"/>
        <w:rPr>
          <w:rFonts w:ascii="Arial" w:eastAsia="Times New Roman" w:hAnsi="Arial" w:cs="Arial"/>
          <w:noProof/>
          <w:sz w:val="24"/>
        </w:rPr>
      </w:pPr>
      <w:r w:rsidRPr="001430A9">
        <w:rPr>
          <w:rFonts w:ascii="Arial" w:eastAsia="Times New Roman" w:hAnsi="Arial" w:cs="Arial"/>
          <w:noProof/>
          <w:sz w:val="24"/>
        </w:rPr>
        <w:t>3.4</w:t>
      </w:r>
      <w:r w:rsidRPr="001430A9">
        <w:rPr>
          <w:rFonts w:ascii="Arial" w:eastAsia="Times New Roman" w:hAnsi="Arial" w:cs="Arial"/>
          <w:noProof/>
          <w:sz w:val="24"/>
        </w:rPr>
        <w:tab/>
        <w:t>System Models</w:t>
      </w:r>
      <w:r w:rsidRPr="001430A9">
        <w:rPr>
          <w:rFonts w:ascii="Arial" w:eastAsia="Times New Roman" w:hAnsi="Arial" w:cs="Arial"/>
          <w:noProof/>
          <w:sz w:val="24"/>
        </w:rPr>
        <w:tab/>
        <w:t>6</w:t>
      </w:r>
    </w:p>
    <w:p w14:paraId="3B5C038B" w14:textId="77777777" w:rsidR="00587BF0" w:rsidRPr="001430A9" w:rsidRDefault="00587BF0" w:rsidP="00587BF0">
      <w:pPr>
        <w:tabs>
          <w:tab w:val="left" w:pos="720"/>
          <w:tab w:val="right" w:leader="dot" w:pos="9360"/>
        </w:tabs>
        <w:spacing w:after="0" w:line="240" w:lineRule="auto"/>
        <w:ind w:left="270"/>
        <w:jc w:val="both"/>
        <w:rPr>
          <w:rFonts w:ascii="Arial" w:eastAsia="Times New Roman" w:hAnsi="Arial" w:cs="Arial"/>
          <w:noProof/>
          <w:sz w:val="24"/>
        </w:rPr>
      </w:pPr>
      <w:r w:rsidRPr="001430A9">
        <w:rPr>
          <w:rFonts w:ascii="Arial" w:eastAsia="Times New Roman" w:hAnsi="Arial" w:cs="Arial"/>
          <w:noProof/>
          <w:sz w:val="24"/>
        </w:rPr>
        <w:t>3.5</w:t>
      </w:r>
      <w:r w:rsidRPr="001430A9">
        <w:rPr>
          <w:rFonts w:ascii="Arial" w:eastAsia="Times New Roman" w:hAnsi="Arial" w:cs="Arial"/>
          <w:noProof/>
          <w:sz w:val="24"/>
        </w:rPr>
        <w:tab/>
        <w:t>Database Design</w:t>
      </w:r>
      <w:r w:rsidRPr="001430A9">
        <w:rPr>
          <w:rFonts w:ascii="Arial" w:eastAsia="Times New Roman" w:hAnsi="Arial" w:cs="Arial"/>
          <w:noProof/>
          <w:sz w:val="24"/>
        </w:rPr>
        <w:tab/>
        <w:t>7</w:t>
      </w:r>
    </w:p>
    <w:p w14:paraId="5400CF3A" w14:textId="77777777" w:rsidR="00587BF0" w:rsidRPr="001430A9" w:rsidRDefault="00587BF0" w:rsidP="00587BF0">
      <w:pPr>
        <w:tabs>
          <w:tab w:val="left" w:pos="720"/>
          <w:tab w:val="right" w:leader="dot" w:pos="9360"/>
        </w:tabs>
        <w:spacing w:after="0" w:line="240" w:lineRule="auto"/>
        <w:ind w:left="270"/>
        <w:jc w:val="both"/>
        <w:rPr>
          <w:rFonts w:ascii="Arial" w:eastAsia="Times New Roman" w:hAnsi="Arial" w:cs="Arial"/>
          <w:noProof/>
          <w:sz w:val="24"/>
        </w:rPr>
      </w:pPr>
      <w:r w:rsidRPr="001430A9">
        <w:rPr>
          <w:rFonts w:ascii="Arial" w:eastAsia="Times New Roman" w:hAnsi="Arial" w:cs="Arial"/>
          <w:noProof/>
          <w:sz w:val="24"/>
        </w:rPr>
        <w:t>3.6</w:t>
      </w:r>
      <w:r w:rsidRPr="001430A9">
        <w:rPr>
          <w:rFonts w:ascii="Arial" w:eastAsia="Times New Roman" w:hAnsi="Arial" w:cs="Arial"/>
          <w:noProof/>
          <w:sz w:val="24"/>
        </w:rPr>
        <w:tab/>
        <w:t>Implementation</w:t>
      </w:r>
      <w:r w:rsidRPr="001430A9">
        <w:rPr>
          <w:rFonts w:ascii="Arial" w:eastAsia="Times New Roman" w:hAnsi="Arial" w:cs="Arial"/>
          <w:noProof/>
          <w:sz w:val="24"/>
        </w:rPr>
        <w:tab/>
        <w:t>7</w:t>
      </w:r>
    </w:p>
    <w:p w14:paraId="3E1AB4D8" w14:textId="77777777" w:rsidR="00587BF0" w:rsidRPr="001430A9" w:rsidRDefault="00587BF0" w:rsidP="00587BF0">
      <w:pPr>
        <w:tabs>
          <w:tab w:val="left" w:pos="720"/>
          <w:tab w:val="right" w:leader="dot" w:pos="9360"/>
        </w:tabs>
        <w:spacing w:after="0" w:line="240" w:lineRule="auto"/>
        <w:ind w:left="270"/>
        <w:jc w:val="both"/>
        <w:rPr>
          <w:rFonts w:ascii="Arial" w:eastAsia="Times New Roman" w:hAnsi="Arial" w:cs="Arial"/>
          <w:noProof/>
          <w:sz w:val="24"/>
        </w:rPr>
      </w:pPr>
      <w:r w:rsidRPr="001430A9">
        <w:rPr>
          <w:rFonts w:ascii="Arial" w:eastAsia="Times New Roman" w:hAnsi="Arial" w:cs="Arial"/>
          <w:noProof/>
          <w:sz w:val="24"/>
        </w:rPr>
        <w:t>3.7</w:t>
      </w:r>
      <w:r w:rsidRPr="001430A9">
        <w:rPr>
          <w:rFonts w:ascii="Arial" w:eastAsia="Times New Roman" w:hAnsi="Arial" w:cs="Arial"/>
          <w:noProof/>
          <w:sz w:val="24"/>
        </w:rPr>
        <w:tab/>
        <w:t>Testing and Deployment</w:t>
      </w:r>
      <w:r w:rsidRPr="001430A9">
        <w:rPr>
          <w:rFonts w:ascii="Arial" w:eastAsia="Times New Roman" w:hAnsi="Arial" w:cs="Arial"/>
          <w:noProof/>
          <w:sz w:val="24"/>
        </w:rPr>
        <w:tab/>
        <w:t>7</w:t>
      </w:r>
    </w:p>
    <w:p w14:paraId="69737EF9" w14:textId="079963E6" w:rsidR="0028016C" w:rsidRPr="00F123BD" w:rsidRDefault="00587BF0" w:rsidP="00587BF0">
      <w:pPr>
        <w:spacing w:line="480" w:lineRule="auto"/>
        <w:rPr>
          <w:rFonts w:ascii="Arial" w:eastAsiaTheme="majorEastAsia" w:hAnsi="Arial" w:cs="Arial"/>
          <w:b/>
          <w:bCs/>
        </w:rPr>
      </w:pPr>
      <w:r w:rsidRPr="001430A9">
        <w:rPr>
          <w:rFonts w:ascii="Arial" w:eastAsia="Times New Roman" w:hAnsi="Arial" w:cs="Arial"/>
          <w:b/>
          <w:noProof/>
          <w:sz w:val="24"/>
        </w:rPr>
        <w:fldChar w:fldCharType="end"/>
      </w:r>
      <w:r w:rsidR="00EB5781" w:rsidRPr="00F123BD">
        <w:rPr>
          <w:rFonts w:ascii="Arial" w:hAnsi="Arial" w:cs="Arial"/>
        </w:rPr>
        <w:br w:type="page"/>
      </w:r>
    </w:p>
    <w:p w14:paraId="5F6E4E83" w14:textId="213FE1EE" w:rsidR="00D506B2" w:rsidRPr="00F123BD" w:rsidRDefault="00795019" w:rsidP="000827F4">
      <w:pPr>
        <w:pStyle w:val="Heading2"/>
        <w:numPr>
          <w:ilvl w:val="0"/>
          <w:numId w:val="7"/>
        </w:numPr>
        <w:spacing w:line="480" w:lineRule="auto"/>
        <w:rPr>
          <w:rFonts w:ascii="Arial" w:hAnsi="Arial" w:cs="Arial"/>
          <w:color w:val="auto"/>
          <w:sz w:val="24"/>
          <w:szCs w:val="24"/>
        </w:rPr>
      </w:pPr>
      <w:bookmarkStart w:id="5" w:name="_Toc206192210"/>
      <w:r w:rsidRPr="00F123BD">
        <w:rPr>
          <w:rFonts w:ascii="Arial" w:hAnsi="Arial" w:cs="Arial"/>
          <w:color w:val="auto"/>
          <w:sz w:val="24"/>
          <w:szCs w:val="24"/>
        </w:rPr>
        <w:lastRenderedPageBreak/>
        <w:t>Introduction</w:t>
      </w:r>
      <w:bookmarkEnd w:id="5"/>
    </w:p>
    <w:p w14:paraId="4A629720" w14:textId="77777777" w:rsidR="00D709B5" w:rsidRPr="00F123BD" w:rsidRDefault="00D709B5" w:rsidP="00790C89">
      <w:pPr>
        <w:pStyle w:val="NormalWeb"/>
        <w:spacing w:line="480" w:lineRule="auto"/>
        <w:ind w:firstLine="360"/>
        <w:jc w:val="both"/>
        <w:rPr>
          <w:rFonts w:ascii="Arial" w:hAnsi="Arial" w:cs="Arial"/>
          <w:sz w:val="22"/>
          <w:szCs w:val="22"/>
        </w:rPr>
      </w:pPr>
      <w:r w:rsidRPr="00F123BD">
        <w:rPr>
          <w:rFonts w:ascii="Arial" w:hAnsi="Arial" w:cs="Arial"/>
          <w:sz w:val="22"/>
          <w:szCs w:val="22"/>
        </w:rPr>
        <w:t>In the present time, people can no longer imagine their lives without technology. The rapid growth of the technology sector has led to the development of numerous innovations that have transformed the way people work, communicate, and live. Among these, the computer stands out as one of the most significant tools, as it supports individuals in completing office tasks, conducting business transactions, and providing various forms of entertainment. Computers, along with modern technologies, have made manual processes faster, easier, and more efficient.</w:t>
      </w:r>
    </w:p>
    <w:p w14:paraId="434C8735" w14:textId="77777777" w:rsidR="00D709B5" w:rsidRPr="00F123BD" w:rsidRDefault="00D709B5" w:rsidP="00790C89">
      <w:pPr>
        <w:pStyle w:val="NormalWeb"/>
        <w:spacing w:line="480" w:lineRule="auto"/>
        <w:ind w:firstLine="360"/>
        <w:jc w:val="both"/>
        <w:rPr>
          <w:rFonts w:ascii="Arial" w:hAnsi="Arial" w:cs="Arial"/>
          <w:sz w:val="22"/>
          <w:szCs w:val="22"/>
        </w:rPr>
      </w:pPr>
      <w:r w:rsidRPr="00F123BD">
        <w:rPr>
          <w:rFonts w:ascii="Arial" w:hAnsi="Arial" w:cs="Arial"/>
          <w:sz w:val="22"/>
          <w:szCs w:val="22"/>
        </w:rPr>
        <w:t>As society continues to progress, individuals and organizations increasingly rely on technology to enhance their daily activities. One particular sector that benefits greatly from technological advancements is healthcare. Health centers perform numerous daily tasks, from managing patient records to scheduling appointments, which are often time-consuming when done manually.</w:t>
      </w:r>
    </w:p>
    <w:p w14:paraId="713D583D" w14:textId="3953BF7D" w:rsidR="00354472" w:rsidRPr="00F123BD" w:rsidRDefault="00354472" w:rsidP="00790C89">
      <w:pPr>
        <w:pStyle w:val="NormalWeb"/>
        <w:spacing w:line="480" w:lineRule="auto"/>
        <w:ind w:firstLine="360"/>
        <w:jc w:val="both"/>
        <w:rPr>
          <w:rFonts w:ascii="Arial" w:hAnsi="Arial" w:cs="Arial"/>
          <w:sz w:val="22"/>
          <w:szCs w:val="22"/>
        </w:rPr>
      </w:pPr>
      <w:r w:rsidRPr="00F123BD">
        <w:rPr>
          <w:rFonts w:ascii="Arial" w:hAnsi="Arial" w:cs="Arial"/>
          <w:sz w:val="22"/>
          <w:szCs w:val="22"/>
        </w:rPr>
        <w:t xml:space="preserve">This project </w:t>
      </w:r>
      <w:r w:rsidR="007E4228">
        <w:rPr>
          <w:rFonts w:ascii="Arial" w:hAnsi="Arial" w:cs="Arial"/>
          <w:sz w:val="22"/>
          <w:szCs w:val="22"/>
        </w:rPr>
        <w:t>is</w:t>
      </w:r>
      <w:r w:rsidRPr="00F123BD">
        <w:rPr>
          <w:rFonts w:ascii="Arial" w:hAnsi="Arial" w:cs="Arial"/>
          <w:sz w:val="22"/>
          <w:szCs w:val="22"/>
        </w:rPr>
        <w:t xml:space="preserve"> design to address significant administrative and healthcare delivery challenges through a comprehensive digital solution. Barangay Health Center plays a vital role in delivering essential healthcare services to the community. However, the center faced inefficiencies caused by manual record-keeping processes and limited resources. These issues hindered effective healthcare delivery, prompting the need for modernization to optimize resource utilization and enhance access to healthcare services.</w:t>
      </w:r>
    </w:p>
    <w:p w14:paraId="5E160AF1" w14:textId="784864F4" w:rsidR="00354472" w:rsidRPr="00F123BD" w:rsidRDefault="00354472" w:rsidP="00790C89">
      <w:pPr>
        <w:pStyle w:val="NormalWeb"/>
        <w:spacing w:line="480" w:lineRule="auto"/>
        <w:ind w:firstLine="360"/>
        <w:jc w:val="both"/>
        <w:rPr>
          <w:rFonts w:ascii="Arial" w:hAnsi="Arial" w:cs="Arial"/>
          <w:sz w:val="22"/>
          <w:szCs w:val="22"/>
        </w:rPr>
      </w:pPr>
      <w:r w:rsidRPr="00F123BD">
        <w:rPr>
          <w:rFonts w:ascii="Arial" w:hAnsi="Arial" w:cs="Arial"/>
          <w:sz w:val="22"/>
          <w:szCs w:val="22"/>
        </w:rPr>
        <w:t xml:space="preserve">The main challenge tackled by this project was the reliance on manual systems for patient scheduling and program management. This outdated approach resulted in delays in healthcare delivery, mismanagement of resources, and challenges in implementing health programs. These inefficiencies directly affected the residents’ ability to access timely and effective care. Resolving these issues was crucial not only </w:t>
      </w:r>
      <w:r w:rsidRPr="00F123BD">
        <w:rPr>
          <w:rFonts w:ascii="Arial" w:hAnsi="Arial" w:cs="Arial"/>
          <w:sz w:val="22"/>
          <w:szCs w:val="22"/>
        </w:rPr>
        <w:lastRenderedPageBreak/>
        <w:t>to improve service delivery but also to align with the government’s push for digitalization and modernization in healthcare.</w:t>
      </w:r>
    </w:p>
    <w:p w14:paraId="755859E5" w14:textId="79CE2AD2" w:rsidR="0016746C" w:rsidRDefault="00D709B5" w:rsidP="00790C89">
      <w:pPr>
        <w:pStyle w:val="NormalWeb"/>
        <w:spacing w:line="480" w:lineRule="auto"/>
        <w:ind w:firstLine="360"/>
        <w:jc w:val="both"/>
        <w:rPr>
          <w:rFonts w:ascii="Arial" w:hAnsi="Arial" w:cs="Arial"/>
          <w:sz w:val="22"/>
          <w:szCs w:val="22"/>
          <w:lang w:val="en-US"/>
        </w:rPr>
      </w:pPr>
      <w:r w:rsidRPr="00F123BD">
        <w:rPr>
          <w:rFonts w:ascii="Arial" w:hAnsi="Arial" w:cs="Arial"/>
          <w:sz w:val="22"/>
          <w:szCs w:val="22"/>
        </w:rPr>
        <w:t xml:space="preserve">This project focuses on the development of </w:t>
      </w:r>
      <w:r w:rsidRPr="00F123BD">
        <w:rPr>
          <w:rStyle w:val="Strong"/>
          <w:rFonts w:ascii="Arial" w:hAnsi="Arial" w:cs="Arial"/>
          <w:b w:val="0"/>
          <w:bCs w:val="0"/>
          <w:sz w:val="22"/>
          <w:szCs w:val="22"/>
        </w:rPr>
        <w:t>system</w:t>
      </w:r>
      <w:r w:rsidRPr="00F123BD">
        <w:rPr>
          <w:rFonts w:ascii="Arial" w:hAnsi="Arial" w:cs="Arial"/>
          <w:sz w:val="22"/>
          <w:szCs w:val="22"/>
        </w:rPr>
        <w:t xml:space="preserve"> design to improve the operations of health centers. </w:t>
      </w:r>
      <w:r w:rsidR="00671B36" w:rsidRPr="00F123BD">
        <w:rPr>
          <w:rFonts w:ascii="Arial" w:hAnsi="Arial" w:cs="Arial"/>
          <w:sz w:val="22"/>
          <w:szCs w:val="22"/>
          <w:lang w:val="en-US"/>
        </w:rPr>
        <w:t>One of the system’s key features is its ability to automate patient appointment scheduling. This eliminates long wait times and minimizes scheduling conflicts, allowing healthcare staff to focus more on providing quality care. The system centralizes patient medical histories, ensuring that healthcare providers have access to accurate and up-to-date information. This improves the quality of care and enables better decision-making. Centralized records also allow for seamless program coordination, which is vital for implementing health initiatives in Barangay. With its program management features, the system optimizes resource allocation and ensures the timely execution of healthcare initiatives. From vaccination drives to feeding programs, the system simplifies coordination and enhances outcomes. This aligns with the government’s digitalization initiatives aimed at improving public healthcare services.</w:t>
      </w:r>
    </w:p>
    <w:p w14:paraId="34061CEF" w14:textId="77777777" w:rsidR="00281F0B" w:rsidRPr="00281F0B" w:rsidRDefault="00281F0B" w:rsidP="00790C89">
      <w:pPr>
        <w:spacing w:line="480" w:lineRule="auto"/>
        <w:rPr>
          <w:lang w:eastAsia="en-PH"/>
        </w:rPr>
      </w:pPr>
    </w:p>
    <w:p w14:paraId="7254A2C6" w14:textId="77777777" w:rsidR="00281F0B" w:rsidRPr="00281F0B" w:rsidRDefault="00281F0B" w:rsidP="00790C89">
      <w:pPr>
        <w:spacing w:line="480" w:lineRule="auto"/>
        <w:rPr>
          <w:lang w:eastAsia="en-PH"/>
        </w:rPr>
      </w:pPr>
    </w:p>
    <w:p w14:paraId="6D66D540" w14:textId="77777777" w:rsidR="00281F0B" w:rsidRPr="00281F0B" w:rsidRDefault="00281F0B" w:rsidP="00790C89">
      <w:pPr>
        <w:spacing w:line="480" w:lineRule="auto"/>
        <w:rPr>
          <w:lang w:eastAsia="en-PH"/>
        </w:rPr>
      </w:pPr>
    </w:p>
    <w:p w14:paraId="079EB89F" w14:textId="77777777" w:rsidR="00281F0B" w:rsidRPr="00281F0B" w:rsidRDefault="00281F0B" w:rsidP="00790C89">
      <w:pPr>
        <w:spacing w:line="480" w:lineRule="auto"/>
        <w:rPr>
          <w:lang w:eastAsia="en-PH"/>
        </w:rPr>
      </w:pPr>
    </w:p>
    <w:p w14:paraId="52B0B1CB" w14:textId="77777777" w:rsidR="00281F0B" w:rsidRPr="00281F0B" w:rsidRDefault="00281F0B" w:rsidP="00790C89">
      <w:pPr>
        <w:spacing w:line="480" w:lineRule="auto"/>
        <w:rPr>
          <w:lang w:eastAsia="en-PH"/>
        </w:rPr>
      </w:pPr>
    </w:p>
    <w:p w14:paraId="52E92887" w14:textId="77777777" w:rsidR="00281F0B" w:rsidRPr="00281F0B" w:rsidRDefault="00281F0B" w:rsidP="00790C89">
      <w:pPr>
        <w:spacing w:line="480" w:lineRule="auto"/>
        <w:rPr>
          <w:lang w:eastAsia="en-PH"/>
        </w:rPr>
      </w:pPr>
    </w:p>
    <w:p w14:paraId="7427CBBC" w14:textId="77777777" w:rsidR="00281F0B" w:rsidRPr="00281F0B" w:rsidRDefault="00281F0B" w:rsidP="00790C89">
      <w:pPr>
        <w:spacing w:line="480" w:lineRule="auto"/>
        <w:rPr>
          <w:lang w:eastAsia="en-PH"/>
        </w:rPr>
      </w:pPr>
    </w:p>
    <w:p w14:paraId="2B57264B" w14:textId="77777777" w:rsidR="00281F0B" w:rsidRPr="00281F0B" w:rsidRDefault="00281F0B" w:rsidP="00790C89">
      <w:pPr>
        <w:tabs>
          <w:tab w:val="left" w:pos="3052"/>
        </w:tabs>
        <w:spacing w:line="480" w:lineRule="auto"/>
        <w:rPr>
          <w:lang w:eastAsia="en-PH"/>
        </w:rPr>
      </w:pPr>
    </w:p>
    <w:p w14:paraId="656ECD8E" w14:textId="37894DE1" w:rsidR="00DD4809" w:rsidRDefault="00795019" w:rsidP="000827F4">
      <w:pPr>
        <w:pStyle w:val="Heading3"/>
        <w:numPr>
          <w:ilvl w:val="1"/>
          <w:numId w:val="9"/>
        </w:numPr>
        <w:spacing w:line="480" w:lineRule="auto"/>
        <w:rPr>
          <w:rFonts w:ascii="Arial" w:hAnsi="Arial" w:cs="Arial"/>
          <w:color w:val="auto"/>
          <w:sz w:val="24"/>
          <w:szCs w:val="24"/>
        </w:rPr>
      </w:pPr>
      <w:r w:rsidRPr="00F123BD">
        <w:rPr>
          <w:rFonts w:ascii="Arial" w:hAnsi="Arial" w:cs="Arial"/>
          <w:color w:val="auto"/>
          <w:sz w:val="24"/>
          <w:szCs w:val="24"/>
        </w:rPr>
        <w:lastRenderedPageBreak/>
        <w:t>Purpose</w:t>
      </w:r>
    </w:p>
    <w:p w14:paraId="5BC63DEA" w14:textId="40C7933B" w:rsidR="002651CB" w:rsidRPr="00F123BD" w:rsidRDefault="00B12D59" w:rsidP="00790C89">
      <w:pPr>
        <w:pStyle w:val="Heading3"/>
        <w:spacing w:line="480" w:lineRule="auto"/>
        <w:ind w:firstLine="720"/>
        <w:jc w:val="both"/>
        <w:rPr>
          <w:rFonts w:ascii="Arial" w:eastAsiaTheme="minorEastAsia" w:hAnsi="Arial" w:cs="Arial"/>
          <w:b w:val="0"/>
          <w:bCs w:val="0"/>
          <w:color w:val="auto"/>
        </w:rPr>
      </w:pPr>
      <w:r w:rsidRPr="00F123BD">
        <w:rPr>
          <w:rFonts w:ascii="Arial" w:eastAsiaTheme="minorEastAsia" w:hAnsi="Arial" w:cs="Arial"/>
          <w:b w:val="0"/>
          <w:bCs w:val="0"/>
          <w:color w:val="auto"/>
        </w:rPr>
        <w:t>The</w:t>
      </w:r>
      <w:r w:rsidR="00671B36" w:rsidRPr="00F123BD">
        <w:rPr>
          <w:rFonts w:ascii="Arial" w:eastAsiaTheme="minorEastAsia" w:hAnsi="Arial" w:cs="Arial"/>
          <w:b w:val="0"/>
          <w:bCs w:val="0"/>
          <w:color w:val="auto"/>
        </w:rPr>
        <w:t xml:space="preserve"> </w:t>
      </w:r>
      <w:r w:rsidRPr="00F123BD">
        <w:rPr>
          <w:rFonts w:ascii="Arial" w:eastAsiaTheme="minorEastAsia" w:hAnsi="Arial" w:cs="Arial"/>
          <w:b w:val="0"/>
          <w:bCs w:val="0"/>
          <w:color w:val="auto"/>
        </w:rPr>
        <w:t>Web-Based</w:t>
      </w:r>
      <w:r w:rsidR="00671B36" w:rsidRPr="00F123BD">
        <w:rPr>
          <w:rFonts w:ascii="Arial" w:eastAsiaTheme="minorEastAsia" w:hAnsi="Arial" w:cs="Arial"/>
          <w:b w:val="0"/>
          <w:bCs w:val="0"/>
          <w:color w:val="auto"/>
        </w:rPr>
        <w:t xml:space="preserve"> Patient Scheduling and Program </w:t>
      </w:r>
      <w:r w:rsidRPr="00F123BD">
        <w:rPr>
          <w:rFonts w:ascii="Arial" w:eastAsiaTheme="minorEastAsia" w:hAnsi="Arial" w:cs="Arial"/>
          <w:b w:val="0"/>
          <w:bCs w:val="0"/>
          <w:color w:val="auto"/>
        </w:rPr>
        <w:t>Management System</w:t>
      </w:r>
      <w:r w:rsidR="00A44945" w:rsidRPr="00F123BD">
        <w:rPr>
          <w:rFonts w:ascii="Arial" w:eastAsiaTheme="minorEastAsia" w:hAnsi="Arial" w:cs="Arial"/>
          <w:b w:val="0"/>
          <w:bCs w:val="0"/>
          <w:color w:val="auto"/>
        </w:rPr>
        <w:t xml:space="preserve"> for Barangay Health Center</w:t>
      </w:r>
      <w:r w:rsidRPr="00F123BD">
        <w:rPr>
          <w:rFonts w:ascii="Arial" w:eastAsiaTheme="minorEastAsia" w:hAnsi="Arial" w:cs="Arial"/>
          <w:b w:val="0"/>
          <w:bCs w:val="0"/>
          <w:color w:val="auto"/>
        </w:rPr>
        <w:t xml:space="preserve"> </w:t>
      </w:r>
      <w:r w:rsidR="002651CB" w:rsidRPr="00F123BD">
        <w:rPr>
          <w:rFonts w:ascii="Arial" w:eastAsiaTheme="minorEastAsia" w:hAnsi="Arial" w:cs="Arial"/>
          <w:b w:val="0"/>
          <w:bCs w:val="0"/>
          <w:color w:val="auto"/>
        </w:rPr>
        <w:t xml:space="preserve">is design to automate key processes at Barangay Health Center. It will streamline patient appointment scheduling, track medical histories, and facilitate program management. Additionally, the system will provide tools for generating automated reports and reminders, which enhanced administrative workflows and reduced manual workload. The design prioritized user-friendliness, security, and scalability to ensure that the system could adapt to future healthcare needs. The solution was tailored to the health </w:t>
      </w:r>
      <w:r w:rsidR="007E4228" w:rsidRPr="00F123BD">
        <w:rPr>
          <w:rFonts w:ascii="Arial" w:eastAsiaTheme="minorEastAsia" w:hAnsi="Arial" w:cs="Arial"/>
          <w:b w:val="0"/>
          <w:bCs w:val="0"/>
          <w:color w:val="auto"/>
        </w:rPr>
        <w:t>center’s</w:t>
      </w:r>
      <w:r w:rsidR="002651CB" w:rsidRPr="00F123BD">
        <w:rPr>
          <w:rFonts w:ascii="Arial" w:eastAsiaTheme="minorEastAsia" w:hAnsi="Arial" w:cs="Arial"/>
          <w:b w:val="0"/>
          <w:bCs w:val="0"/>
          <w:color w:val="auto"/>
        </w:rPr>
        <w:t xml:space="preserve"> unique requirements, ensuring its practicality and long-term relevance.</w:t>
      </w:r>
    </w:p>
    <w:p w14:paraId="40ADE2F6" w14:textId="1F96AE9E" w:rsidR="004B3CF3" w:rsidRPr="00F123BD" w:rsidRDefault="004B3CF3" w:rsidP="000827F4">
      <w:pPr>
        <w:pStyle w:val="Heading3"/>
        <w:numPr>
          <w:ilvl w:val="1"/>
          <w:numId w:val="8"/>
        </w:numPr>
        <w:spacing w:line="480" w:lineRule="auto"/>
        <w:jc w:val="both"/>
        <w:rPr>
          <w:rFonts w:ascii="Arial" w:hAnsi="Arial" w:cs="Arial"/>
          <w:color w:val="auto"/>
          <w:sz w:val="24"/>
          <w:szCs w:val="24"/>
        </w:rPr>
      </w:pPr>
      <w:r w:rsidRPr="00F123BD">
        <w:rPr>
          <w:rFonts w:ascii="Arial" w:hAnsi="Arial" w:cs="Arial"/>
          <w:color w:val="auto"/>
          <w:sz w:val="24"/>
          <w:szCs w:val="24"/>
        </w:rPr>
        <w:t>Intended Audience</w:t>
      </w:r>
    </w:p>
    <w:p w14:paraId="22FCA5E4" w14:textId="2DAF2ABA" w:rsidR="000A2A01" w:rsidRPr="00F123BD" w:rsidRDefault="008D142F" w:rsidP="00790C89">
      <w:pPr>
        <w:spacing w:line="480" w:lineRule="auto"/>
        <w:rPr>
          <w:rFonts w:ascii="Arial" w:hAnsi="Arial" w:cs="Arial"/>
          <w:lang w:val="en-PH"/>
        </w:rPr>
      </w:pPr>
      <w:r w:rsidRPr="00F123BD">
        <w:rPr>
          <w:rFonts w:ascii="Arial" w:hAnsi="Arial" w:cs="Arial"/>
        </w:rPr>
        <w:tab/>
        <w:t xml:space="preserve">The intended </w:t>
      </w:r>
      <w:r w:rsidR="00FB3801" w:rsidRPr="00F123BD">
        <w:rPr>
          <w:rFonts w:ascii="Arial" w:hAnsi="Arial" w:cs="Arial"/>
        </w:rPr>
        <w:t>a</w:t>
      </w:r>
      <w:r w:rsidRPr="00F123BD">
        <w:rPr>
          <w:rFonts w:ascii="Arial" w:hAnsi="Arial" w:cs="Arial"/>
        </w:rPr>
        <w:t xml:space="preserve">udience are the </w:t>
      </w:r>
      <w:r w:rsidR="000A2A01" w:rsidRPr="00F123BD">
        <w:rPr>
          <w:rFonts w:ascii="Arial" w:hAnsi="Arial" w:cs="Arial"/>
          <w:lang w:val="en-PH"/>
        </w:rPr>
        <w:t>patients</w:t>
      </w:r>
      <w:r w:rsidR="00CB19B8" w:rsidRPr="00F123BD">
        <w:rPr>
          <w:rFonts w:ascii="Arial" w:hAnsi="Arial" w:cs="Arial"/>
          <w:lang w:val="en-PH"/>
        </w:rPr>
        <w:t>/residents</w:t>
      </w:r>
      <w:r w:rsidR="000A2A01" w:rsidRPr="00F123BD">
        <w:rPr>
          <w:rFonts w:ascii="Arial" w:hAnsi="Arial" w:cs="Arial"/>
          <w:lang w:val="en-PH"/>
        </w:rPr>
        <w:t xml:space="preserve">, </w:t>
      </w:r>
      <w:r w:rsidR="004B3C1F">
        <w:rPr>
          <w:rFonts w:ascii="Arial" w:hAnsi="Arial" w:cs="Arial"/>
          <w:lang w:val="en-PH"/>
        </w:rPr>
        <w:t>Health Workers</w:t>
      </w:r>
      <w:r w:rsidR="000A2A01" w:rsidRPr="00F123BD">
        <w:rPr>
          <w:rFonts w:ascii="Arial" w:hAnsi="Arial" w:cs="Arial"/>
          <w:lang w:val="en-PH"/>
        </w:rPr>
        <w:t xml:space="preserve">, </w:t>
      </w:r>
      <w:r w:rsidR="00222EE5" w:rsidRPr="00F123BD">
        <w:rPr>
          <w:rFonts w:ascii="Arial" w:hAnsi="Arial" w:cs="Arial"/>
          <w:lang w:val="en-PH"/>
        </w:rPr>
        <w:t xml:space="preserve">and </w:t>
      </w:r>
      <w:r w:rsidR="004B3C1F">
        <w:rPr>
          <w:rFonts w:ascii="Arial" w:hAnsi="Arial" w:cs="Arial"/>
          <w:lang w:val="en-PH"/>
        </w:rPr>
        <w:t>Barangay Health Personnel.</w:t>
      </w:r>
    </w:p>
    <w:p w14:paraId="2DBC59D1" w14:textId="43644C32" w:rsidR="00CB19B8" w:rsidRPr="00F123BD" w:rsidRDefault="0000175B" w:rsidP="000827F4">
      <w:pPr>
        <w:pStyle w:val="ListParagraph"/>
        <w:numPr>
          <w:ilvl w:val="1"/>
          <w:numId w:val="8"/>
        </w:numPr>
        <w:spacing w:line="480" w:lineRule="auto"/>
        <w:rPr>
          <w:rFonts w:ascii="Arial" w:hAnsi="Arial" w:cs="Arial"/>
          <w:b/>
          <w:bCs/>
          <w:sz w:val="24"/>
          <w:szCs w:val="24"/>
        </w:rPr>
      </w:pPr>
      <w:r w:rsidRPr="00F123BD">
        <w:rPr>
          <w:rFonts w:ascii="Arial" w:hAnsi="Arial" w:cs="Arial"/>
          <w:b/>
          <w:bCs/>
          <w:sz w:val="24"/>
          <w:szCs w:val="24"/>
        </w:rPr>
        <w:t xml:space="preserve">Product </w:t>
      </w:r>
      <w:r w:rsidR="00795019" w:rsidRPr="00F123BD">
        <w:rPr>
          <w:rFonts w:ascii="Arial" w:hAnsi="Arial" w:cs="Arial"/>
          <w:b/>
          <w:bCs/>
          <w:sz w:val="24"/>
          <w:szCs w:val="24"/>
        </w:rPr>
        <w:t>Scope</w:t>
      </w:r>
    </w:p>
    <w:p w14:paraId="13F78687" w14:textId="08EE6455" w:rsidR="00A44945" w:rsidRPr="00F123BD" w:rsidRDefault="00A44945" w:rsidP="00790C89">
      <w:pPr>
        <w:spacing w:line="480" w:lineRule="auto"/>
        <w:ind w:firstLine="360"/>
        <w:jc w:val="both"/>
        <w:rPr>
          <w:rFonts w:ascii="Arial" w:hAnsi="Arial" w:cs="Arial"/>
          <w:bCs/>
          <w:lang w:val="en-PH"/>
        </w:rPr>
      </w:pPr>
      <w:r w:rsidRPr="00F123BD">
        <w:rPr>
          <w:rFonts w:ascii="Arial" w:hAnsi="Arial" w:cs="Arial"/>
          <w:bCs/>
          <w:lang w:val="en-PH"/>
        </w:rPr>
        <w:t>The Web-Based Patient Scheduling and Program Management System for Barangay Health Center is design to provide a comprehensive digital solution that modernizes the health center’s administrative and healthcare service delivery processes. This system aims to automate critical tasks, including patient appointment scheduling, medical record management, and healthcare program coordination, thereby enhancing the overall efficiency of health services.</w:t>
      </w:r>
    </w:p>
    <w:p w14:paraId="41A849D9" w14:textId="77777777" w:rsidR="00A44945" w:rsidRPr="00F123BD" w:rsidRDefault="00A44945" w:rsidP="00790C89">
      <w:pPr>
        <w:spacing w:line="480" w:lineRule="auto"/>
        <w:jc w:val="both"/>
        <w:rPr>
          <w:rFonts w:ascii="Arial" w:hAnsi="Arial" w:cs="Arial"/>
          <w:b/>
          <w:lang w:val="en-PH"/>
        </w:rPr>
      </w:pPr>
      <w:r w:rsidRPr="00F123BD">
        <w:rPr>
          <w:rFonts w:ascii="Arial" w:hAnsi="Arial" w:cs="Arial"/>
          <w:b/>
          <w:lang w:val="en-PH"/>
        </w:rPr>
        <w:t>Key Features</w:t>
      </w:r>
    </w:p>
    <w:p w14:paraId="3DBBB3B2" w14:textId="4E0BD343" w:rsidR="00A44945" w:rsidRPr="00F123BD" w:rsidRDefault="00A44945" w:rsidP="000827F4">
      <w:pPr>
        <w:pStyle w:val="ListParagraph"/>
        <w:numPr>
          <w:ilvl w:val="0"/>
          <w:numId w:val="10"/>
        </w:numPr>
        <w:spacing w:line="480" w:lineRule="auto"/>
        <w:jc w:val="both"/>
        <w:rPr>
          <w:rFonts w:ascii="Arial" w:hAnsi="Arial" w:cs="Arial"/>
          <w:bCs/>
          <w:lang w:val="en-PH"/>
        </w:rPr>
      </w:pPr>
      <w:r w:rsidRPr="00F123BD">
        <w:rPr>
          <w:rFonts w:ascii="Arial" w:hAnsi="Arial" w:cs="Arial"/>
          <w:b/>
          <w:lang w:val="en-PH"/>
        </w:rPr>
        <w:t>Centralized Database:</w:t>
      </w:r>
      <w:r w:rsidRPr="00F123BD">
        <w:rPr>
          <w:rFonts w:ascii="Arial" w:hAnsi="Arial" w:cs="Arial"/>
          <w:bCs/>
          <w:lang w:val="en-PH"/>
        </w:rPr>
        <w:t xml:space="preserve"> The system ensures accurate, secure, and easily accessible patient information. This centralized approach enables healthcare providers to make informed decisions and deliver quality care.</w:t>
      </w:r>
    </w:p>
    <w:p w14:paraId="20EACCE8" w14:textId="79E3A975" w:rsidR="00A44945" w:rsidRPr="00F123BD" w:rsidRDefault="00A44945" w:rsidP="000827F4">
      <w:pPr>
        <w:pStyle w:val="ListParagraph"/>
        <w:numPr>
          <w:ilvl w:val="0"/>
          <w:numId w:val="10"/>
        </w:numPr>
        <w:spacing w:line="480" w:lineRule="auto"/>
        <w:jc w:val="both"/>
        <w:rPr>
          <w:rFonts w:ascii="Arial" w:hAnsi="Arial" w:cs="Arial"/>
          <w:bCs/>
          <w:lang w:val="en-PH"/>
        </w:rPr>
      </w:pPr>
      <w:r w:rsidRPr="00F123BD">
        <w:rPr>
          <w:rFonts w:ascii="Arial" w:hAnsi="Arial" w:cs="Arial"/>
          <w:b/>
          <w:lang w:val="en-PH"/>
        </w:rPr>
        <w:lastRenderedPageBreak/>
        <w:t>Appointment Management:</w:t>
      </w:r>
      <w:r w:rsidRPr="00F123BD">
        <w:rPr>
          <w:rFonts w:ascii="Arial" w:hAnsi="Arial" w:cs="Arial"/>
          <w:bCs/>
          <w:lang w:val="en-PH"/>
        </w:rPr>
        <w:t xml:space="preserve"> An integrated appointment management feature reduces waiting times, minimizes scheduling conflicts, and enhances efficiency in handling large volumes of patients. This feature is crucial for optimizing patient flow and improving service delivery.</w:t>
      </w:r>
    </w:p>
    <w:p w14:paraId="0A7E32CF" w14:textId="4D9AEAE5" w:rsidR="00A44945" w:rsidRPr="00F123BD" w:rsidRDefault="00A44945" w:rsidP="000827F4">
      <w:pPr>
        <w:pStyle w:val="ListParagraph"/>
        <w:numPr>
          <w:ilvl w:val="0"/>
          <w:numId w:val="10"/>
        </w:numPr>
        <w:spacing w:line="480" w:lineRule="auto"/>
        <w:jc w:val="both"/>
        <w:rPr>
          <w:rFonts w:ascii="Arial" w:hAnsi="Arial" w:cs="Arial"/>
          <w:bCs/>
          <w:lang w:val="en-PH"/>
        </w:rPr>
      </w:pPr>
      <w:r w:rsidRPr="00F123BD">
        <w:rPr>
          <w:rFonts w:ascii="Arial" w:hAnsi="Arial" w:cs="Arial"/>
          <w:b/>
          <w:lang w:val="en-PH"/>
        </w:rPr>
        <w:t>Program Management:</w:t>
      </w:r>
      <w:r w:rsidRPr="00F123BD">
        <w:rPr>
          <w:rFonts w:ascii="Arial" w:hAnsi="Arial" w:cs="Arial"/>
          <w:bCs/>
          <w:lang w:val="en-PH"/>
        </w:rPr>
        <w:t xml:space="preserve"> The system includes tailored program management features for community health initiatives, such as vaccination drives, maternal care programs, feeding programs, and other government-mandated health activities. These features improve coordination, optimize resource allocation, and ensure timely execution of health programs.</w:t>
      </w:r>
    </w:p>
    <w:p w14:paraId="5ECF7786" w14:textId="7E3F675C" w:rsidR="00A44945" w:rsidRPr="00F123BD" w:rsidRDefault="00A44945" w:rsidP="000827F4">
      <w:pPr>
        <w:pStyle w:val="ListParagraph"/>
        <w:numPr>
          <w:ilvl w:val="0"/>
          <w:numId w:val="10"/>
        </w:numPr>
        <w:spacing w:line="480" w:lineRule="auto"/>
        <w:jc w:val="both"/>
        <w:rPr>
          <w:rFonts w:ascii="Arial" w:hAnsi="Arial" w:cs="Arial"/>
          <w:bCs/>
          <w:lang w:val="en-PH"/>
        </w:rPr>
      </w:pPr>
      <w:r w:rsidRPr="00F123BD">
        <w:rPr>
          <w:rFonts w:ascii="Arial" w:hAnsi="Arial" w:cs="Arial"/>
          <w:b/>
          <w:lang w:val="en-PH"/>
        </w:rPr>
        <w:t>Automated Notifications and Reminders:</w:t>
      </w:r>
      <w:r w:rsidRPr="00F123BD">
        <w:rPr>
          <w:rFonts w:ascii="Arial" w:hAnsi="Arial" w:cs="Arial"/>
          <w:bCs/>
          <w:lang w:val="en-PH"/>
        </w:rPr>
        <w:t xml:space="preserve"> To support both patients and healthcare workers, the system incorporates automated notifications and reminders via </w:t>
      </w:r>
      <w:r w:rsidR="00373175">
        <w:rPr>
          <w:rFonts w:ascii="Arial" w:hAnsi="Arial" w:cs="Arial"/>
          <w:bCs/>
          <w:lang w:val="en-PH"/>
        </w:rPr>
        <w:t>email</w:t>
      </w:r>
      <w:r w:rsidRPr="00F123BD">
        <w:rPr>
          <w:rFonts w:ascii="Arial" w:hAnsi="Arial" w:cs="Arial"/>
          <w:bCs/>
          <w:lang w:val="en-PH"/>
        </w:rPr>
        <w:t>. This functionality improves patient engagement and ensures better compliance with healthcare schedules.</w:t>
      </w:r>
    </w:p>
    <w:p w14:paraId="771C8951" w14:textId="7F842103" w:rsidR="00A44945" w:rsidRDefault="00A44945" w:rsidP="000827F4">
      <w:pPr>
        <w:pStyle w:val="ListParagraph"/>
        <w:numPr>
          <w:ilvl w:val="0"/>
          <w:numId w:val="10"/>
        </w:numPr>
        <w:spacing w:line="480" w:lineRule="auto"/>
        <w:jc w:val="both"/>
        <w:rPr>
          <w:rFonts w:ascii="Arial" w:hAnsi="Arial" w:cs="Arial"/>
          <w:bCs/>
          <w:lang w:val="en-PH"/>
        </w:rPr>
      </w:pPr>
      <w:r w:rsidRPr="00F123BD">
        <w:rPr>
          <w:rFonts w:ascii="Arial" w:hAnsi="Arial" w:cs="Arial"/>
          <w:b/>
          <w:lang w:val="en-PH"/>
        </w:rPr>
        <w:t>Reporting Tools:</w:t>
      </w:r>
      <w:r w:rsidRPr="00F123BD">
        <w:rPr>
          <w:rFonts w:ascii="Arial" w:hAnsi="Arial" w:cs="Arial"/>
          <w:bCs/>
          <w:lang w:val="en-PH"/>
        </w:rPr>
        <w:t xml:space="preserve"> Built-in reporting tools allow staff to generate accurate and real-time reports for monitoring and evaluation. This aligns with the government’s digitalization and modernization goals, facilitating better decision-making and resource management.</w:t>
      </w:r>
    </w:p>
    <w:p w14:paraId="4B880457" w14:textId="77777777" w:rsidR="006D5850" w:rsidRPr="00F123BD" w:rsidRDefault="006D5850" w:rsidP="00790C89">
      <w:pPr>
        <w:pStyle w:val="ListParagraph"/>
        <w:spacing w:line="480" w:lineRule="auto"/>
        <w:jc w:val="both"/>
        <w:rPr>
          <w:rFonts w:ascii="Arial" w:hAnsi="Arial" w:cs="Arial"/>
          <w:bCs/>
          <w:lang w:val="en-PH"/>
        </w:rPr>
      </w:pPr>
    </w:p>
    <w:p w14:paraId="22B80791" w14:textId="73BF7682" w:rsidR="0016746C" w:rsidRPr="000E73CD" w:rsidRDefault="0016746C" w:rsidP="000827F4">
      <w:pPr>
        <w:pStyle w:val="ListParagraph"/>
        <w:numPr>
          <w:ilvl w:val="1"/>
          <w:numId w:val="8"/>
        </w:numPr>
        <w:spacing w:line="480" w:lineRule="auto"/>
        <w:jc w:val="both"/>
        <w:rPr>
          <w:rFonts w:ascii="Arial" w:hAnsi="Arial" w:cs="Arial"/>
          <w:b/>
          <w:sz w:val="24"/>
          <w:szCs w:val="24"/>
          <w:lang w:val="en-PH"/>
        </w:rPr>
      </w:pPr>
      <w:r w:rsidRPr="000E73CD">
        <w:rPr>
          <w:rFonts w:ascii="Arial" w:hAnsi="Arial" w:cs="Arial"/>
          <w:b/>
          <w:sz w:val="24"/>
          <w:szCs w:val="24"/>
          <w:lang w:val="en-PH"/>
        </w:rPr>
        <w:t>Definitions, Acronyms, and Abbreviations</w:t>
      </w:r>
    </w:p>
    <w:p w14:paraId="666D3143" w14:textId="77777777" w:rsidR="000E73CD" w:rsidRDefault="000E73CD" w:rsidP="000827F4">
      <w:pPr>
        <w:pStyle w:val="ListParagraph"/>
        <w:numPr>
          <w:ilvl w:val="2"/>
          <w:numId w:val="8"/>
        </w:numPr>
        <w:spacing w:line="480" w:lineRule="auto"/>
        <w:jc w:val="both"/>
        <w:rPr>
          <w:rFonts w:ascii="Arial" w:hAnsi="Arial" w:cs="Arial"/>
          <w:b/>
          <w:bCs/>
          <w:sz w:val="24"/>
          <w:szCs w:val="24"/>
          <w:lang w:val="en-PH"/>
        </w:rPr>
      </w:pPr>
      <w:r w:rsidRPr="000E73CD">
        <w:rPr>
          <w:rFonts w:ascii="Arial" w:hAnsi="Arial" w:cs="Arial"/>
          <w:b/>
          <w:bCs/>
          <w:sz w:val="24"/>
          <w:szCs w:val="24"/>
          <w:lang w:val="en-PH"/>
        </w:rPr>
        <w:t>Definitions</w:t>
      </w:r>
    </w:p>
    <w:p w14:paraId="1B4C7F14" w14:textId="77777777" w:rsidR="000E73CD" w:rsidRPr="000E73CD" w:rsidRDefault="000E73CD" w:rsidP="000827F4">
      <w:pPr>
        <w:pStyle w:val="ListParagraph"/>
        <w:numPr>
          <w:ilvl w:val="0"/>
          <w:numId w:val="14"/>
        </w:numPr>
        <w:spacing w:line="480" w:lineRule="auto"/>
        <w:jc w:val="both"/>
        <w:rPr>
          <w:rFonts w:ascii="Arial" w:hAnsi="Arial" w:cs="Arial"/>
          <w:b/>
          <w:bCs/>
          <w:lang w:val="en-PH"/>
        </w:rPr>
      </w:pPr>
      <w:r w:rsidRPr="000E73CD">
        <w:rPr>
          <w:rStyle w:val="Strong"/>
          <w:rFonts w:ascii="Arial" w:hAnsi="Arial" w:cs="Arial"/>
        </w:rPr>
        <w:t>Web-Based System</w:t>
      </w:r>
      <w:r w:rsidRPr="000E73CD">
        <w:rPr>
          <w:rFonts w:ascii="Arial" w:hAnsi="Arial" w:cs="Arial"/>
        </w:rPr>
        <w:t xml:space="preserve"> – A software application that runs on a web server and is accessed through a web browser, enabling users to interact with the system online without requiring installation on individual computers.</w:t>
      </w:r>
    </w:p>
    <w:p w14:paraId="25754A8D" w14:textId="77777777" w:rsidR="000E73CD" w:rsidRPr="000E73CD" w:rsidRDefault="000E73CD" w:rsidP="000827F4">
      <w:pPr>
        <w:pStyle w:val="ListParagraph"/>
        <w:numPr>
          <w:ilvl w:val="0"/>
          <w:numId w:val="14"/>
        </w:numPr>
        <w:spacing w:line="480" w:lineRule="auto"/>
        <w:jc w:val="both"/>
        <w:rPr>
          <w:rFonts w:ascii="Arial" w:hAnsi="Arial" w:cs="Arial"/>
          <w:b/>
          <w:bCs/>
          <w:lang w:val="en-PH"/>
        </w:rPr>
      </w:pPr>
      <w:r w:rsidRPr="000E73CD">
        <w:rPr>
          <w:rStyle w:val="Strong"/>
          <w:rFonts w:ascii="Arial" w:hAnsi="Arial" w:cs="Arial"/>
        </w:rPr>
        <w:t>Patient Scheduling</w:t>
      </w:r>
      <w:r w:rsidRPr="000E73CD">
        <w:rPr>
          <w:rFonts w:ascii="Arial" w:hAnsi="Arial" w:cs="Arial"/>
        </w:rPr>
        <w:t xml:space="preserve"> – The process of organizing and managing appointments between patients and healthcare providers to ensure timely and efficient delivery of healthcare services.</w:t>
      </w:r>
    </w:p>
    <w:p w14:paraId="20738A5B" w14:textId="77777777" w:rsidR="000E73CD" w:rsidRPr="000E73CD" w:rsidRDefault="000E73CD" w:rsidP="000827F4">
      <w:pPr>
        <w:pStyle w:val="ListParagraph"/>
        <w:numPr>
          <w:ilvl w:val="0"/>
          <w:numId w:val="14"/>
        </w:numPr>
        <w:spacing w:line="480" w:lineRule="auto"/>
        <w:jc w:val="both"/>
        <w:rPr>
          <w:rFonts w:ascii="Arial" w:hAnsi="Arial" w:cs="Arial"/>
          <w:b/>
          <w:bCs/>
          <w:lang w:val="en-PH"/>
        </w:rPr>
      </w:pPr>
      <w:r w:rsidRPr="000E73CD">
        <w:rPr>
          <w:rStyle w:val="Strong"/>
          <w:rFonts w:ascii="Arial" w:hAnsi="Arial" w:cs="Arial"/>
        </w:rPr>
        <w:lastRenderedPageBreak/>
        <w:t>Program Management</w:t>
      </w:r>
      <w:r w:rsidRPr="000E73CD">
        <w:rPr>
          <w:rFonts w:ascii="Arial" w:hAnsi="Arial" w:cs="Arial"/>
        </w:rPr>
        <w:t xml:space="preserve"> – The planning, coordination, and execution of healthcare-related activities or initiatives such as vaccination drives, feeding programs, and maternal care programs within the community.</w:t>
      </w:r>
    </w:p>
    <w:p w14:paraId="66BD48FF" w14:textId="77777777" w:rsidR="000E73CD" w:rsidRPr="000E73CD" w:rsidRDefault="000E73CD" w:rsidP="000827F4">
      <w:pPr>
        <w:pStyle w:val="ListParagraph"/>
        <w:numPr>
          <w:ilvl w:val="0"/>
          <w:numId w:val="14"/>
        </w:numPr>
        <w:spacing w:line="480" w:lineRule="auto"/>
        <w:jc w:val="both"/>
        <w:rPr>
          <w:rFonts w:ascii="Arial" w:hAnsi="Arial" w:cs="Arial"/>
          <w:b/>
          <w:bCs/>
          <w:lang w:val="en-PH"/>
        </w:rPr>
      </w:pPr>
      <w:r w:rsidRPr="000E73CD">
        <w:rPr>
          <w:rStyle w:val="Strong"/>
          <w:rFonts w:ascii="Arial" w:hAnsi="Arial" w:cs="Arial"/>
        </w:rPr>
        <w:t>Automated Notifications and Reminders</w:t>
      </w:r>
      <w:r w:rsidRPr="000E73CD">
        <w:rPr>
          <w:rFonts w:ascii="Arial" w:hAnsi="Arial" w:cs="Arial"/>
        </w:rPr>
        <w:t xml:space="preserve"> – System-generated alerts sent to patients or healthcare staff (via email) to remind them of upcoming appointments, health programs, or other relevant healthcare schedules.</w:t>
      </w:r>
    </w:p>
    <w:p w14:paraId="1ABB745D" w14:textId="77777777" w:rsidR="000E73CD" w:rsidRPr="000E73CD" w:rsidRDefault="000E73CD" w:rsidP="000827F4">
      <w:pPr>
        <w:pStyle w:val="ListParagraph"/>
        <w:numPr>
          <w:ilvl w:val="0"/>
          <w:numId w:val="14"/>
        </w:numPr>
        <w:spacing w:line="480" w:lineRule="auto"/>
        <w:jc w:val="both"/>
        <w:rPr>
          <w:rFonts w:ascii="Arial" w:hAnsi="Arial" w:cs="Arial"/>
          <w:b/>
          <w:bCs/>
          <w:lang w:val="en-PH"/>
        </w:rPr>
      </w:pPr>
      <w:r w:rsidRPr="000E73CD">
        <w:rPr>
          <w:rStyle w:val="Strong"/>
          <w:rFonts w:ascii="Arial" w:hAnsi="Arial" w:cs="Arial"/>
        </w:rPr>
        <w:t>Healthcare Provider</w:t>
      </w:r>
      <w:r w:rsidRPr="000E73CD">
        <w:rPr>
          <w:rFonts w:ascii="Arial" w:hAnsi="Arial" w:cs="Arial"/>
        </w:rPr>
        <w:t xml:space="preserve"> – Refers to doctors, nurses, midwives, and Barangay Health Workers (BHWs) who deliver medical and healthcare services to the community.</w:t>
      </w:r>
    </w:p>
    <w:p w14:paraId="7F1FA554" w14:textId="09AE7EDF" w:rsidR="000E73CD" w:rsidRPr="006D5850" w:rsidRDefault="000E73CD" w:rsidP="000827F4">
      <w:pPr>
        <w:pStyle w:val="ListParagraph"/>
        <w:numPr>
          <w:ilvl w:val="0"/>
          <w:numId w:val="14"/>
        </w:numPr>
        <w:spacing w:line="480" w:lineRule="auto"/>
        <w:jc w:val="both"/>
        <w:rPr>
          <w:rFonts w:ascii="Arial" w:hAnsi="Arial" w:cs="Arial"/>
          <w:b/>
          <w:bCs/>
          <w:lang w:val="en-PH"/>
        </w:rPr>
      </w:pPr>
      <w:r w:rsidRPr="000E73CD">
        <w:rPr>
          <w:rStyle w:val="Strong"/>
          <w:rFonts w:ascii="Arial" w:hAnsi="Arial" w:cs="Arial"/>
        </w:rPr>
        <w:t>Barangay Health Center</w:t>
      </w:r>
      <w:r w:rsidRPr="000E73CD">
        <w:rPr>
          <w:rFonts w:ascii="Arial" w:hAnsi="Arial" w:cs="Arial"/>
        </w:rPr>
        <w:t xml:space="preserve"> – A community-level healthcare facility that provides primary medical and preventive services to residents within a barangay.</w:t>
      </w:r>
    </w:p>
    <w:p w14:paraId="022FA87C" w14:textId="77777777" w:rsidR="006D5850" w:rsidRPr="000E73CD" w:rsidRDefault="006D5850" w:rsidP="00790C89">
      <w:pPr>
        <w:pStyle w:val="ListParagraph"/>
        <w:spacing w:line="480" w:lineRule="auto"/>
        <w:jc w:val="both"/>
        <w:rPr>
          <w:rFonts w:ascii="Arial" w:hAnsi="Arial" w:cs="Arial"/>
          <w:b/>
          <w:bCs/>
          <w:lang w:val="en-PH"/>
        </w:rPr>
      </w:pPr>
    </w:p>
    <w:p w14:paraId="37996904" w14:textId="135E7DFF" w:rsidR="007E4228" w:rsidRPr="007E4228" w:rsidRDefault="007E4228" w:rsidP="000827F4">
      <w:pPr>
        <w:pStyle w:val="ListParagraph"/>
        <w:numPr>
          <w:ilvl w:val="2"/>
          <w:numId w:val="8"/>
        </w:numPr>
        <w:spacing w:line="480" w:lineRule="auto"/>
        <w:jc w:val="both"/>
        <w:rPr>
          <w:rFonts w:ascii="Arial" w:hAnsi="Arial" w:cs="Arial"/>
          <w:b/>
          <w:bCs/>
          <w:sz w:val="24"/>
          <w:szCs w:val="24"/>
        </w:rPr>
      </w:pPr>
      <w:r w:rsidRPr="007E4228">
        <w:rPr>
          <w:rFonts w:ascii="Arial" w:hAnsi="Arial" w:cs="Arial"/>
          <w:b/>
          <w:bCs/>
          <w:sz w:val="24"/>
          <w:szCs w:val="24"/>
        </w:rPr>
        <w:t>Acronyms and Abbreviations</w:t>
      </w:r>
    </w:p>
    <w:p w14:paraId="615E4DCF" w14:textId="77777777" w:rsidR="007E4228" w:rsidRPr="007E4228" w:rsidRDefault="007E4228" w:rsidP="000827F4">
      <w:pPr>
        <w:pStyle w:val="ListParagraph"/>
        <w:numPr>
          <w:ilvl w:val="0"/>
          <w:numId w:val="15"/>
        </w:numPr>
        <w:spacing w:line="480" w:lineRule="auto"/>
        <w:jc w:val="both"/>
        <w:rPr>
          <w:rFonts w:ascii="Arial" w:hAnsi="Arial" w:cs="Arial"/>
          <w:b/>
          <w:bCs/>
          <w:lang w:val="en-PH"/>
        </w:rPr>
      </w:pPr>
      <w:r w:rsidRPr="007E4228">
        <w:rPr>
          <w:rStyle w:val="Strong"/>
          <w:rFonts w:ascii="Arial" w:hAnsi="Arial" w:cs="Arial"/>
        </w:rPr>
        <w:t>BHC</w:t>
      </w:r>
      <w:r w:rsidRPr="007E4228">
        <w:rPr>
          <w:rFonts w:ascii="Arial" w:hAnsi="Arial" w:cs="Arial"/>
        </w:rPr>
        <w:t xml:space="preserve"> – Barangay Health Center</w:t>
      </w:r>
    </w:p>
    <w:p w14:paraId="3795BA2B" w14:textId="77777777" w:rsidR="007E4228" w:rsidRPr="007E4228" w:rsidRDefault="007E4228" w:rsidP="000827F4">
      <w:pPr>
        <w:pStyle w:val="ListParagraph"/>
        <w:numPr>
          <w:ilvl w:val="0"/>
          <w:numId w:val="15"/>
        </w:numPr>
        <w:spacing w:line="480" w:lineRule="auto"/>
        <w:jc w:val="both"/>
        <w:rPr>
          <w:rFonts w:ascii="Arial" w:hAnsi="Arial" w:cs="Arial"/>
          <w:b/>
          <w:bCs/>
          <w:lang w:val="en-PH"/>
        </w:rPr>
      </w:pPr>
      <w:r w:rsidRPr="007E4228">
        <w:rPr>
          <w:rStyle w:val="Strong"/>
          <w:rFonts w:ascii="Arial" w:hAnsi="Arial" w:cs="Arial"/>
        </w:rPr>
        <w:t>BHW</w:t>
      </w:r>
      <w:r w:rsidRPr="007E4228">
        <w:rPr>
          <w:rFonts w:ascii="Arial" w:hAnsi="Arial" w:cs="Arial"/>
        </w:rPr>
        <w:t xml:space="preserve"> – Barangay Health Worker</w:t>
      </w:r>
    </w:p>
    <w:p w14:paraId="79628B04" w14:textId="77777777" w:rsidR="007E4228" w:rsidRPr="007E4228" w:rsidRDefault="007E4228" w:rsidP="000827F4">
      <w:pPr>
        <w:pStyle w:val="ListParagraph"/>
        <w:numPr>
          <w:ilvl w:val="0"/>
          <w:numId w:val="15"/>
        </w:numPr>
        <w:spacing w:line="480" w:lineRule="auto"/>
        <w:jc w:val="both"/>
        <w:rPr>
          <w:rFonts w:ascii="Arial" w:hAnsi="Arial" w:cs="Arial"/>
          <w:b/>
          <w:bCs/>
          <w:lang w:val="en-PH"/>
        </w:rPr>
      </w:pPr>
      <w:r w:rsidRPr="007E4228">
        <w:rPr>
          <w:rStyle w:val="Strong"/>
          <w:rFonts w:ascii="Arial" w:hAnsi="Arial" w:cs="Arial"/>
        </w:rPr>
        <w:t>DB</w:t>
      </w:r>
      <w:r w:rsidRPr="007E4228">
        <w:rPr>
          <w:rFonts w:ascii="Arial" w:hAnsi="Arial" w:cs="Arial"/>
        </w:rPr>
        <w:t xml:space="preserve"> – Database</w:t>
      </w:r>
    </w:p>
    <w:p w14:paraId="7451B294" w14:textId="77777777" w:rsidR="007E4228" w:rsidRPr="007E4228" w:rsidRDefault="007E4228" w:rsidP="000827F4">
      <w:pPr>
        <w:pStyle w:val="ListParagraph"/>
        <w:numPr>
          <w:ilvl w:val="0"/>
          <w:numId w:val="15"/>
        </w:numPr>
        <w:spacing w:line="480" w:lineRule="auto"/>
        <w:jc w:val="both"/>
        <w:rPr>
          <w:rFonts w:ascii="Arial" w:hAnsi="Arial" w:cs="Arial"/>
          <w:b/>
          <w:bCs/>
          <w:lang w:val="en-PH"/>
        </w:rPr>
      </w:pPr>
      <w:r w:rsidRPr="007E4228">
        <w:rPr>
          <w:rStyle w:val="Strong"/>
          <w:rFonts w:ascii="Arial" w:hAnsi="Arial" w:cs="Arial"/>
        </w:rPr>
        <w:t>EHRS</w:t>
      </w:r>
      <w:r w:rsidRPr="007E4228">
        <w:rPr>
          <w:rFonts w:ascii="Arial" w:hAnsi="Arial" w:cs="Arial"/>
        </w:rPr>
        <w:t xml:space="preserve"> – Electronic Health Record System</w:t>
      </w:r>
    </w:p>
    <w:p w14:paraId="3E5EFAFD" w14:textId="77777777" w:rsidR="007E4228" w:rsidRPr="007E4228" w:rsidRDefault="007E4228" w:rsidP="000827F4">
      <w:pPr>
        <w:pStyle w:val="ListParagraph"/>
        <w:numPr>
          <w:ilvl w:val="0"/>
          <w:numId w:val="15"/>
        </w:numPr>
        <w:spacing w:line="480" w:lineRule="auto"/>
        <w:jc w:val="both"/>
        <w:rPr>
          <w:rFonts w:ascii="Arial" w:hAnsi="Arial" w:cs="Arial"/>
          <w:b/>
          <w:bCs/>
          <w:lang w:val="en-PH"/>
        </w:rPr>
      </w:pPr>
      <w:r w:rsidRPr="007E4228">
        <w:rPr>
          <w:rStyle w:val="Strong"/>
          <w:rFonts w:ascii="Arial" w:hAnsi="Arial" w:cs="Arial"/>
        </w:rPr>
        <w:t>UI</w:t>
      </w:r>
      <w:r w:rsidRPr="007E4228">
        <w:rPr>
          <w:rFonts w:ascii="Arial" w:hAnsi="Arial" w:cs="Arial"/>
        </w:rPr>
        <w:t xml:space="preserve"> – User Interface</w:t>
      </w:r>
    </w:p>
    <w:p w14:paraId="476B3405" w14:textId="5C68DFCF" w:rsidR="007E4228" w:rsidRPr="007E4228" w:rsidRDefault="007E4228" w:rsidP="000827F4">
      <w:pPr>
        <w:pStyle w:val="ListParagraph"/>
        <w:numPr>
          <w:ilvl w:val="0"/>
          <w:numId w:val="15"/>
        </w:numPr>
        <w:spacing w:line="480" w:lineRule="auto"/>
        <w:jc w:val="both"/>
        <w:rPr>
          <w:rFonts w:ascii="Arial" w:hAnsi="Arial" w:cs="Arial"/>
          <w:b/>
          <w:bCs/>
          <w:lang w:val="en-PH"/>
        </w:rPr>
      </w:pPr>
      <w:r w:rsidRPr="007E4228">
        <w:rPr>
          <w:rStyle w:val="Strong"/>
          <w:rFonts w:ascii="Arial" w:hAnsi="Arial" w:cs="Arial"/>
        </w:rPr>
        <w:t>UX</w:t>
      </w:r>
      <w:r w:rsidRPr="007E4228">
        <w:rPr>
          <w:rFonts w:ascii="Arial" w:hAnsi="Arial" w:cs="Arial"/>
        </w:rPr>
        <w:t xml:space="preserve"> – User Experience</w:t>
      </w:r>
    </w:p>
    <w:p w14:paraId="45FDA33B" w14:textId="4F706C7A" w:rsidR="00790C89" w:rsidRPr="00790C89" w:rsidRDefault="007E4228" w:rsidP="000827F4">
      <w:pPr>
        <w:pStyle w:val="ListParagraph"/>
        <w:numPr>
          <w:ilvl w:val="0"/>
          <w:numId w:val="15"/>
        </w:numPr>
        <w:spacing w:line="480" w:lineRule="auto"/>
        <w:jc w:val="both"/>
        <w:rPr>
          <w:rFonts w:ascii="Arial" w:hAnsi="Arial" w:cs="Arial"/>
          <w:b/>
          <w:bCs/>
          <w:lang w:val="en-PH"/>
        </w:rPr>
      </w:pPr>
      <w:r w:rsidRPr="007E4228">
        <w:rPr>
          <w:rFonts w:ascii="Arial" w:hAnsi="Arial" w:cs="Arial"/>
          <w:b/>
          <w:bCs/>
        </w:rPr>
        <w:t>DOH – Department of Health</w:t>
      </w:r>
    </w:p>
    <w:p w14:paraId="09F5DF79" w14:textId="77777777" w:rsidR="00790C89" w:rsidRPr="00790C89" w:rsidRDefault="00790C89" w:rsidP="00790C89">
      <w:pPr>
        <w:spacing w:line="480" w:lineRule="auto"/>
        <w:jc w:val="both"/>
        <w:rPr>
          <w:rFonts w:ascii="Arial" w:hAnsi="Arial" w:cs="Arial"/>
          <w:b/>
          <w:bCs/>
          <w:lang w:val="en-PH"/>
        </w:rPr>
      </w:pPr>
    </w:p>
    <w:p w14:paraId="18A4B94A" w14:textId="31AAF050" w:rsidR="001D3887" w:rsidRPr="000E73CD" w:rsidRDefault="00721B45" w:rsidP="000827F4">
      <w:pPr>
        <w:pStyle w:val="ListParagraph"/>
        <w:numPr>
          <w:ilvl w:val="0"/>
          <w:numId w:val="7"/>
        </w:numPr>
        <w:spacing w:line="480" w:lineRule="auto"/>
        <w:jc w:val="both"/>
        <w:rPr>
          <w:rFonts w:ascii="Arial" w:hAnsi="Arial" w:cs="Arial"/>
          <w:b/>
          <w:bCs/>
          <w:sz w:val="24"/>
          <w:szCs w:val="24"/>
          <w:lang w:val="en-PH"/>
        </w:rPr>
      </w:pPr>
      <w:r w:rsidRPr="00F123BD">
        <w:rPr>
          <w:rFonts w:ascii="Arial" w:hAnsi="Arial" w:cs="Arial"/>
          <w:b/>
          <w:bCs/>
          <w:sz w:val="24"/>
          <w:szCs w:val="24"/>
          <w:lang w:val="en-PH"/>
        </w:rPr>
        <w:t>Overall Description</w:t>
      </w:r>
    </w:p>
    <w:p w14:paraId="3FADD469" w14:textId="77777777" w:rsidR="001D3887" w:rsidRPr="00F123BD" w:rsidRDefault="001D3887" w:rsidP="00790C89">
      <w:pPr>
        <w:spacing w:line="480" w:lineRule="auto"/>
        <w:rPr>
          <w:rFonts w:ascii="Arial" w:hAnsi="Arial" w:cs="Arial"/>
          <w:sz w:val="24"/>
          <w:szCs w:val="24"/>
          <w:lang w:val="en-PH"/>
        </w:rPr>
      </w:pPr>
      <w:r w:rsidRPr="00F123BD">
        <w:rPr>
          <w:rFonts w:ascii="Arial" w:hAnsi="Arial" w:cs="Arial"/>
          <w:b/>
          <w:sz w:val="24"/>
          <w:szCs w:val="24"/>
          <w:lang w:val="en-PH"/>
        </w:rPr>
        <w:t>2.1 User Characteristics</w:t>
      </w:r>
    </w:p>
    <w:p w14:paraId="0ABAA5FA" w14:textId="77777777" w:rsidR="001D3887" w:rsidRPr="00F123BD" w:rsidRDefault="001D3887" w:rsidP="000827F4">
      <w:pPr>
        <w:pStyle w:val="ListParagraph"/>
        <w:numPr>
          <w:ilvl w:val="0"/>
          <w:numId w:val="11"/>
        </w:numPr>
        <w:spacing w:line="480" w:lineRule="auto"/>
        <w:rPr>
          <w:rFonts w:ascii="Arial" w:hAnsi="Arial" w:cs="Arial"/>
          <w:lang w:val="en-PH"/>
        </w:rPr>
      </w:pPr>
      <w:r w:rsidRPr="00F123BD">
        <w:rPr>
          <w:rFonts w:ascii="Arial" w:hAnsi="Arial" w:cs="Arial"/>
          <w:b/>
          <w:bCs/>
          <w:lang w:val="en-PH"/>
        </w:rPr>
        <w:t>Patients:</w:t>
      </w:r>
      <w:r w:rsidRPr="00F123BD">
        <w:rPr>
          <w:rFonts w:ascii="Arial" w:hAnsi="Arial" w:cs="Arial"/>
          <w:lang w:val="en-PH"/>
        </w:rPr>
        <w:t xml:space="preserve"> Basic computer/mobile literacy; minimal training required.</w:t>
      </w:r>
    </w:p>
    <w:p w14:paraId="357E1587" w14:textId="77777777" w:rsidR="001D3887" w:rsidRPr="00F123BD" w:rsidRDefault="001D3887" w:rsidP="000827F4">
      <w:pPr>
        <w:pStyle w:val="ListParagraph"/>
        <w:numPr>
          <w:ilvl w:val="0"/>
          <w:numId w:val="11"/>
        </w:numPr>
        <w:spacing w:line="480" w:lineRule="auto"/>
        <w:rPr>
          <w:rFonts w:ascii="Arial" w:hAnsi="Arial" w:cs="Arial"/>
          <w:lang w:val="en-PH"/>
        </w:rPr>
      </w:pPr>
      <w:r w:rsidRPr="00F123BD">
        <w:rPr>
          <w:rFonts w:ascii="Arial" w:hAnsi="Arial" w:cs="Arial"/>
          <w:b/>
          <w:bCs/>
          <w:lang w:val="en-PH"/>
        </w:rPr>
        <w:t>Doctors/Nurses:</w:t>
      </w:r>
      <w:r w:rsidRPr="00F123BD">
        <w:rPr>
          <w:rFonts w:ascii="Arial" w:hAnsi="Arial" w:cs="Arial"/>
          <w:lang w:val="en-PH"/>
        </w:rPr>
        <w:t xml:space="preserve"> Familiar with medical record handling; may require short orientation on digital usage.</w:t>
      </w:r>
    </w:p>
    <w:p w14:paraId="17CBB7CF" w14:textId="41DCF094" w:rsidR="001025D6" w:rsidRDefault="001025D6" w:rsidP="000827F4">
      <w:pPr>
        <w:pStyle w:val="ListParagraph"/>
        <w:numPr>
          <w:ilvl w:val="0"/>
          <w:numId w:val="11"/>
        </w:numPr>
        <w:spacing w:line="480" w:lineRule="auto"/>
        <w:rPr>
          <w:rFonts w:ascii="Arial" w:hAnsi="Arial" w:cs="Arial"/>
          <w:b/>
          <w:bCs/>
          <w:lang w:val="en-PH"/>
        </w:rPr>
      </w:pPr>
      <w:r>
        <w:rPr>
          <w:rFonts w:ascii="Arial" w:hAnsi="Arial" w:cs="Arial"/>
          <w:b/>
          <w:bCs/>
          <w:lang w:val="en-PH"/>
        </w:rPr>
        <w:lastRenderedPageBreak/>
        <w:t>Midwives</w:t>
      </w:r>
      <w:r w:rsidR="00790C89">
        <w:rPr>
          <w:rFonts w:ascii="Arial" w:hAnsi="Arial" w:cs="Arial"/>
          <w:b/>
          <w:bCs/>
          <w:lang w:val="en-PH"/>
        </w:rPr>
        <w:t xml:space="preserve">: </w:t>
      </w:r>
      <w:r w:rsidR="00790C89" w:rsidRPr="00790C89">
        <w:rPr>
          <w:rFonts w:ascii="Arial" w:hAnsi="Arial" w:cs="Arial"/>
          <w:lang w:val="en-PH"/>
        </w:rPr>
        <w:t>T</w:t>
      </w:r>
      <w:r w:rsidR="00790C89" w:rsidRPr="00790C89">
        <w:rPr>
          <w:rFonts w:ascii="Arial" w:hAnsi="Arial" w:cs="Arial"/>
        </w:rPr>
        <w:t>hey act as community front-liners, providing health education on family planning and immunization, and referring high-risk cases to hospitals.</w:t>
      </w:r>
    </w:p>
    <w:p w14:paraId="6F71B7E4" w14:textId="3AD1EBDE" w:rsidR="00790C89" w:rsidRPr="00790C89" w:rsidRDefault="00790C89" w:rsidP="000827F4">
      <w:pPr>
        <w:pStyle w:val="ListParagraph"/>
        <w:numPr>
          <w:ilvl w:val="0"/>
          <w:numId w:val="11"/>
        </w:numPr>
        <w:spacing w:line="480" w:lineRule="auto"/>
        <w:rPr>
          <w:rFonts w:ascii="Arial" w:hAnsi="Arial" w:cs="Arial"/>
          <w:lang w:val="en-PH"/>
        </w:rPr>
      </w:pPr>
      <w:r>
        <w:rPr>
          <w:rFonts w:ascii="Arial" w:hAnsi="Arial" w:cs="Arial"/>
          <w:b/>
          <w:bCs/>
          <w:lang w:val="en-PH"/>
        </w:rPr>
        <w:t xml:space="preserve">System Admin: </w:t>
      </w:r>
      <w:r w:rsidRPr="00790C89">
        <w:rPr>
          <w:rFonts w:ascii="Arial" w:hAnsi="Arial" w:cs="Arial"/>
        </w:rPr>
        <w:t>Develops and manages server security, backup and recovery plans. </w:t>
      </w:r>
    </w:p>
    <w:p w14:paraId="42366C86" w14:textId="3229C4A9" w:rsidR="00790C89" w:rsidRPr="00790C89" w:rsidRDefault="00790C89" w:rsidP="000827F4">
      <w:pPr>
        <w:pStyle w:val="ListParagraph"/>
        <w:numPr>
          <w:ilvl w:val="0"/>
          <w:numId w:val="11"/>
        </w:numPr>
        <w:spacing w:line="480" w:lineRule="auto"/>
        <w:rPr>
          <w:rFonts w:ascii="Arial" w:hAnsi="Arial" w:cs="Arial"/>
          <w:b/>
          <w:bCs/>
          <w:lang w:val="en-PH"/>
        </w:rPr>
      </w:pPr>
      <w:r>
        <w:rPr>
          <w:rFonts w:ascii="Arial" w:hAnsi="Arial" w:cs="Arial"/>
          <w:b/>
          <w:bCs/>
          <w:lang w:val="en-PH"/>
        </w:rPr>
        <w:t xml:space="preserve">Barangay Health Personnel: </w:t>
      </w:r>
      <w:r>
        <w:rPr>
          <w:rFonts w:ascii="Arial" w:hAnsi="Arial" w:cs="Arial"/>
          <w:lang w:val="en-PH"/>
        </w:rPr>
        <w:t>The one who generate reports, create and manage residents’ login credentials</w:t>
      </w:r>
    </w:p>
    <w:p w14:paraId="1E853DF8" w14:textId="19FF0D6A" w:rsidR="001D3887" w:rsidRPr="00F123BD" w:rsidRDefault="001D3887" w:rsidP="00790C89">
      <w:pPr>
        <w:spacing w:line="480" w:lineRule="auto"/>
        <w:rPr>
          <w:rFonts w:ascii="Arial" w:hAnsi="Arial" w:cs="Arial"/>
          <w:b/>
          <w:bCs/>
          <w:sz w:val="24"/>
          <w:szCs w:val="24"/>
          <w:lang w:val="en-PH"/>
        </w:rPr>
      </w:pPr>
      <w:r w:rsidRPr="00F123BD">
        <w:rPr>
          <w:rFonts w:ascii="Arial" w:hAnsi="Arial" w:cs="Arial"/>
          <w:b/>
          <w:bCs/>
          <w:sz w:val="24"/>
          <w:szCs w:val="24"/>
          <w:lang w:val="en-PH"/>
        </w:rPr>
        <w:t>2.2 Constraints</w:t>
      </w:r>
    </w:p>
    <w:p w14:paraId="6D0BA149" w14:textId="77777777" w:rsidR="00F123BD" w:rsidRPr="00F123BD" w:rsidRDefault="00F123BD" w:rsidP="00790C89">
      <w:pPr>
        <w:spacing w:line="480" w:lineRule="auto"/>
        <w:rPr>
          <w:rFonts w:ascii="Arial" w:hAnsi="Arial" w:cs="Arial"/>
          <w:lang w:val="en-PH"/>
        </w:rPr>
      </w:pPr>
      <w:r w:rsidRPr="00F123BD">
        <w:rPr>
          <w:rFonts w:ascii="Arial" w:hAnsi="Arial" w:cs="Arial"/>
          <w:lang w:val="en-PH"/>
        </w:rPr>
        <w:t>The system development and implementation are subject to the following limitations:</w:t>
      </w:r>
    </w:p>
    <w:p w14:paraId="72376B2C" w14:textId="77777777" w:rsidR="00F123BD" w:rsidRPr="00F123BD" w:rsidRDefault="00F123BD" w:rsidP="000827F4">
      <w:pPr>
        <w:numPr>
          <w:ilvl w:val="0"/>
          <w:numId w:val="12"/>
        </w:numPr>
        <w:spacing w:line="480" w:lineRule="auto"/>
        <w:rPr>
          <w:rFonts w:ascii="Arial" w:hAnsi="Arial" w:cs="Arial"/>
          <w:lang w:val="en-PH"/>
        </w:rPr>
      </w:pPr>
      <w:r w:rsidRPr="00F123BD">
        <w:rPr>
          <w:rFonts w:ascii="Arial" w:hAnsi="Arial" w:cs="Arial"/>
          <w:b/>
          <w:bCs/>
          <w:lang w:val="en-PH"/>
        </w:rPr>
        <w:t>Technical Resources</w:t>
      </w:r>
      <w:r w:rsidRPr="00F123BD">
        <w:rPr>
          <w:rFonts w:ascii="Arial" w:hAnsi="Arial" w:cs="Arial"/>
          <w:lang w:val="en-PH"/>
        </w:rPr>
        <w:t xml:space="preserve"> – Limited availability of hardware (computers, servers, and stable internet connectivity) in the Barangay Health Center may affect system performance.</w:t>
      </w:r>
    </w:p>
    <w:p w14:paraId="5317685A" w14:textId="77777777" w:rsidR="00F123BD" w:rsidRPr="00F123BD" w:rsidRDefault="00F123BD" w:rsidP="000827F4">
      <w:pPr>
        <w:numPr>
          <w:ilvl w:val="0"/>
          <w:numId w:val="12"/>
        </w:numPr>
        <w:spacing w:line="480" w:lineRule="auto"/>
        <w:rPr>
          <w:rFonts w:ascii="Arial" w:hAnsi="Arial" w:cs="Arial"/>
          <w:lang w:val="en-PH"/>
        </w:rPr>
      </w:pPr>
      <w:r w:rsidRPr="00F123BD">
        <w:rPr>
          <w:rFonts w:ascii="Arial" w:hAnsi="Arial" w:cs="Arial"/>
          <w:b/>
          <w:bCs/>
          <w:lang w:val="en-PH"/>
        </w:rPr>
        <w:t>Budget</w:t>
      </w:r>
      <w:r w:rsidRPr="00F123BD">
        <w:rPr>
          <w:rFonts w:ascii="Arial" w:hAnsi="Arial" w:cs="Arial"/>
          <w:lang w:val="en-PH"/>
        </w:rPr>
        <w:t xml:space="preserve"> – Financial constraints may limit the procurement of advanced technologies or additional system features beyond the essential requirements.</w:t>
      </w:r>
    </w:p>
    <w:p w14:paraId="2EE7C05F" w14:textId="77777777" w:rsidR="00BD69D8" w:rsidRPr="00BD69D8" w:rsidRDefault="00BD69D8" w:rsidP="000827F4">
      <w:pPr>
        <w:numPr>
          <w:ilvl w:val="0"/>
          <w:numId w:val="12"/>
        </w:numPr>
        <w:spacing w:line="480" w:lineRule="auto"/>
        <w:rPr>
          <w:rFonts w:ascii="Arial" w:hAnsi="Arial" w:cs="Arial"/>
          <w:lang w:val="en-PH"/>
        </w:rPr>
      </w:pPr>
      <w:r w:rsidRPr="00BD69D8">
        <w:rPr>
          <w:rFonts w:ascii="Arial" w:hAnsi="Arial" w:cs="Arial"/>
          <w:b/>
          <w:bCs/>
          <w:lang w:val="en-PH"/>
        </w:rPr>
        <w:t>User Accessibility</w:t>
      </w:r>
      <w:r w:rsidRPr="00BD69D8">
        <w:rPr>
          <w:rFonts w:ascii="Arial" w:hAnsi="Arial" w:cs="Arial"/>
          <w:lang w:val="en-PH"/>
        </w:rPr>
        <w:t xml:space="preserve"> – The design should be simple, mobile-friendly, and usable by individuals with basic digital skills.</w:t>
      </w:r>
    </w:p>
    <w:p w14:paraId="789C8B14" w14:textId="4C81E980" w:rsidR="00F123BD" w:rsidRPr="00F123BD" w:rsidRDefault="00F123BD" w:rsidP="000827F4">
      <w:pPr>
        <w:numPr>
          <w:ilvl w:val="0"/>
          <w:numId w:val="12"/>
        </w:numPr>
        <w:spacing w:line="480" w:lineRule="auto"/>
        <w:rPr>
          <w:rFonts w:ascii="Arial" w:hAnsi="Arial" w:cs="Arial"/>
          <w:lang w:val="en-PH"/>
        </w:rPr>
      </w:pPr>
      <w:r w:rsidRPr="00F123BD">
        <w:rPr>
          <w:rFonts w:ascii="Arial" w:hAnsi="Arial" w:cs="Arial"/>
          <w:b/>
          <w:bCs/>
          <w:lang w:val="en-PH"/>
        </w:rPr>
        <w:t>Connectivity</w:t>
      </w:r>
      <w:r w:rsidRPr="00F123BD">
        <w:rPr>
          <w:rFonts w:ascii="Arial" w:hAnsi="Arial" w:cs="Arial"/>
          <w:lang w:val="en-PH"/>
        </w:rPr>
        <w:t xml:space="preserve"> – The system relies on internet access for web-based functionality. Poor or unstable internet connections in certain areas may hinder performance.</w:t>
      </w:r>
    </w:p>
    <w:p w14:paraId="7CE8EF29" w14:textId="332229A7" w:rsidR="00790C89" w:rsidRDefault="00F123BD" w:rsidP="000827F4">
      <w:pPr>
        <w:numPr>
          <w:ilvl w:val="0"/>
          <w:numId w:val="12"/>
        </w:numPr>
        <w:spacing w:line="480" w:lineRule="auto"/>
        <w:rPr>
          <w:rFonts w:ascii="Arial" w:hAnsi="Arial" w:cs="Arial"/>
          <w:lang w:val="en-PH"/>
        </w:rPr>
      </w:pPr>
      <w:r w:rsidRPr="00F123BD">
        <w:rPr>
          <w:rFonts w:ascii="Arial" w:hAnsi="Arial" w:cs="Arial"/>
          <w:b/>
          <w:bCs/>
          <w:lang w:val="en-PH"/>
        </w:rPr>
        <w:t>Data Privacy and Compliance</w:t>
      </w:r>
      <w:r w:rsidRPr="00F123BD">
        <w:rPr>
          <w:rFonts w:ascii="Arial" w:hAnsi="Arial" w:cs="Arial"/>
          <w:lang w:val="en-PH"/>
        </w:rPr>
        <w:t xml:space="preserve"> – The system must adhere to data privacy regulations (e.g., Data Privacy Act of 2012 in the Philippines), which may restrict certain data-handling procedures.</w:t>
      </w:r>
    </w:p>
    <w:p w14:paraId="00194820" w14:textId="77777777" w:rsidR="008E649B" w:rsidRPr="00755DF9" w:rsidRDefault="008E649B" w:rsidP="008E649B">
      <w:pPr>
        <w:spacing w:line="480" w:lineRule="auto"/>
        <w:ind w:left="720"/>
        <w:rPr>
          <w:rFonts w:ascii="Arial" w:hAnsi="Arial" w:cs="Arial"/>
          <w:lang w:val="en-PH"/>
        </w:rPr>
      </w:pPr>
    </w:p>
    <w:p w14:paraId="14956685" w14:textId="77777777" w:rsidR="001D3887" w:rsidRPr="00F123BD" w:rsidRDefault="001D3887" w:rsidP="00790C89">
      <w:pPr>
        <w:spacing w:line="480" w:lineRule="auto"/>
        <w:rPr>
          <w:rFonts w:ascii="Arial" w:hAnsi="Arial" w:cs="Arial"/>
          <w:sz w:val="24"/>
          <w:szCs w:val="24"/>
          <w:lang w:val="en-PH"/>
        </w:rPr>
      </w:pPr>
      <w:r w:rsidRPr="00F123BD">
        <w:rPr>
          <w:rFonts w:ascii="Arial" w:hAnsi="Arial" w:cs="Arial"/>
          <w:b/>
          <w:sz w:val="24"/>
          <w:szCs w:val="24"/>
          <w:lang w:val="en-PH"/>
        </w:rPr>
        <w:lastRenderedPageBreak/>
        <w:t>2.3 Assumptions and Dependencies</w:t>
      </w:r>
    </w:p>
    <w:p w14:paraId="69E12A7E" w14:textId="77777777" w:rsidR="00F123BD" w:rsidRPr="00F123BD" w:rsidRDefault="00F123BD" w:rsidP="000827F4">
      <w:pPr>
        <w:numPr>
          <w:ilvl w:val="0"/>
          <w:numId w:val="13"/>
        </w:numPr>
        <w:spacing w:line="480" w:lineRule="auto"/>
        <w:rPr>
          <w:rFonts w:ascii="Arial" w:hAnsi="Arial" w:cs="Arial"/>
          <w:lang w:val="en-PH"/>
        </w:rPr>
      </w:pPr>
      <w:r w:rsidRPr="00F123BD">
        <w:rPr>
          <w:rFonts w:ascii="Arial" w:hAnsi="Arial" w:cs="Arial"/>
          <w:lang w:val="en-PH"/>
        </w:rPr>
        <w:t>Users (patients, doctors, nurses, midwives, and Barangay Health Workers) will have access to mobile devices or computers with internet connectivity to interact with the system.</w:t>
      </w:r>
    </w:p>
    <w:p w14:paraId="7E281CB4" w14:textId="77777777" w:rsidR="00F123BD" w:rsidRPr="00F123BD" w:rsidRDefault="00F123BD" w:rsidP="000827F4">
      <w:pPr>
        <w:numPr>
          <w:ilvl w:val="0"/>
          <w:numId w:val="13"/>
        </w:numPr>
        <w:spacing w:line="480" w:lineRule="auto"/>
        <w:rPr>
          <w:rFonts w:ascii="Arial" w:hAnsi="Arial" w:cs="Arial"/>
          <w:lang w:val="en-PH"/>
        </w:rPr>
      </w:pPr>
      <w:r w:rsidRPr="00F123BD">
        <w:rPr>
          <w:rFonts w:ascii="Arial" w:hAnsi="Arial" w:cs="Arial"/>
          <w:lang w:val="en-PH"/>
        </w:rPr>
        <w:t>The Barangay Health Center will provide the necessary infrastructure (internet connection, computers, and power supply).</w:t>
      </w:r>
    </w:p>
    <w:p w14:paraId="63E22C09" w14:textId="77777777" w:rsidR="00F123BD" w:rsidRPr="00F123BD" w:rsidRDefault="00F123BD" w:rsidP="000827F4">
      <w:pPr>
        <w:numPr>
          <w:ilvl w:val="0"/>
          <w:numId w:val="13"/>
        </w:numPr>
        <w:spacing w:line="480" w:lineRule="auto"/>
        <w:rPr>
          <w:rFonts w:ascii="Arial" w:hAnsi="Arial" w:cs="Arial"/>
          <w:lang w:val="en-PH"/>
        </w:rPr>
      </w:pPr>
      <w:r w:rsidRPr="00F123BD">
        <w:rPr>
          <w:rFonts w:ascii="Arial" w:hAnsi="Arial" w:cs="Arial"/>
          <w:lang w:val="en-PH"/>
        </w:rPr>
        <w:t>Users will cooperate in adopting the system, including attending basic training sessions.</w:t>
      </w:r>
    </w:p>
    <w:p w14:paraId="76C03ED7" w14:textId="77777777" w:rsidR="00F123BD" w:rsidRPr="00F123BD" w:rsidRDefault="00F123BD" w:rsidP="000827F4">
      <w:pPr>
        <w:numPr>
          <w:ilvl w:val="0"/>
          <w:numId w:val="13"/>
        </w:numPr>
        <w:spacing w:line="480" w:lineRule="auto"/>
        <w:rPr>
          <w:rFonts w:ascii="Arial" w:hAnsi="Arial" w:cs="Arial"/>
          <w:lang w:val="en-PH"/>
        </w:rPr>
      </w:pPr>
      <w:r w:rsidRPr="00F123BD">
        <w:rPr>
          <w:rFonts w:ascii="Arial" w:hAnsi="Arial" w:cs="Arial"/>
          <w:lang w:val="en-PH"/>
        </w:rPr>
        <w:t>Patients will have valid and accessible email addresses for receiving appointment reminders, updates, and follow-up notifications.</w:t>
      </w:r>
    </w:p>
    <w:p w14:paraId="4C10CE88" w14:textId="5E04032A" w:rsidR="00755DF9" w:rsidRDefault="00F123BD" w:rsidP="000827F4">
      <w:pPr>
        <w:numPr>
          <w:ilvl w:val="0"/>
          <w:numId w:val="13"/>
        </w:numPr>
        <w:spacing w:line="480" w:lineRule="auto"/>
        <w:rPr>
          <w:rFonts w:ascii="Arial" w:hAnsi="Arial" w:cs="Arial"/>
          <w:lang w:val="en-PH"/>
        </w:rPr>
      </w:pPr>
      <w:r w:rsidRPr="00F123BD">
        <w:rPr>
          <w:rFonts w:ascii="Arial" w:hAnsi="Arial" w:cs="Arial"/>
          <w:lang w:val="en-PH"/>
        </w:rPr>
        <w:t>Patient data provided during registration will be accurate and updated regularly by healthcare personnel.</w:t>
      </w:r>
    </w:p>
    <w:p w14:paraId="4C5662F6" w14:textId="77777777" w:rsidR="00755DF9" w:rsidRPr="00755DF9" w:rsidRDefault="00755DF9" w:rsidP="00755DF9">
      <w:pPr>
        <w:spacing w:line="480" w:lineRule="auto"/>
        <w:ind w:left="720"/>
        <w:rPr>
          <w:rFonts w:ascii="Arial" w:hAnsi="Arial" w:cs="Arial"/>
          <w:lang w:val="en-PH"/>
        </w:rPr>
      </w:pPr>
    </w:p>
    <w:p w14:paraId="2AE86BE4" w14:textId="40A4B59F" w:rsidR="00755DF9" w:rsidRDefault="00755DF9" w:rsidP="00755DF9">
      <w:pPr>
        <w:spacing w:line="480" w:lineRule="auto"/>
        <w:rPr>
          <w:rFonts w:ascii="Arial" w:hAnsi="Arial" w:cs="Arial"/>
          <w:b/>
          <w:bCs/>
          <w:sz w:val="24"/>
          <w:szCs w:val="24"/>
        </w:rPr>
      </w:pPr>
      <w:r w:rsidRPr="008D7416">
        <w:rPr>
          <w:rFonts w:ascii="Arial" w:hAnsi="Arial" w:cs="Arial"/>
          <w:b/>
          <w:bCs/>
          <w:sz w:val="24"/>
          <w:szCs w:val="24"/>
        </w:rPr>
        <w:t>3. Requirements Specifications</w:t>
      </w:r>
    </w:p>
    <w:p w14:paraId="317FE325" w14:textId="77777777" w:rsidR="00755DF9" w:rsidRPr="00814447" w:rsidRDefault="00755DF9" w:rsidP="00755DF9">
      <w:pPr>
        <w:spacing w:line="480" w:lineRule="auto"/>
        <w:rPr>
          <w:rFonts w:ascii="Arial" w:hAnsi="Arial" w:cs="Arial"/>
          <w:b/>
          <w:bCs/>
          <w:sz w:val="24"/>
          <w:szCs w:val="24"/>
        </w:rPr>
      </w:pPr>
      <w:r w:rsidRPr="00814447">
        <w:rPr>
          <w:rFonts w:ascii="Arial" w:hAnsi="Arial" w:cs="Arial"/>
          <w:b/>
          <w:bCs/>
          <w:sz w:val="24"/>
          <w:szCs w:val="24"/>
        </w:rPr>
        <w:t>3.1 Functional Requirements.</w:t>
      </w:r>
    </w:p>
    <w:p w14:paraId="1239C9B4" w14:textId="50B2E91F" w:rsidR="00755DF9" w:rsidRPr="00814447" w:rsidRDefault="00755DF9" w:rsidP="000827F4">
      <w:pPr>
        <w:numPr>
          <w:ilvl w:val="0"/>
          <w:numId w:val="16"/>
        </w:numPr>
        <w:spacing w:after="160" w:line="480" w:lineRule="auto"/>
        <w:rPr>
          <w:rFonts w:ascii="Arial" w:hAnsi="Arial" w:cs="Arial"/>
        </w:rPr>
      </w:pPr>
      <w:r w:rsidRPr="00814447">
        <w:rPr>
          <w:rFonts w:ascii="Arial" w:hAnsi="Arial" w:cs="Arial"/>
          <w:b/>
          <w:bCs/>
        </w:rPr>
        <w:t>Login</w:t>
      </w:r>
      <w:r>
        <w:rPr>
          <w:rFonts w:ascii="Arial" w:hAnsi="Arial" w:cs="Arial"/>
          <w:b/>
          <w:bCs/>
        </w:rPr>
        <w:t xml:space="preserve"> </w:t>
      </w:r>
    </w:p>
    <w:p w14:paraId="4A651485" w14:textId="77777777" w:rsidR="00755DF9" w:rsidRPr="00814447" w:rsidRDefault="00755DF9" w:rsidP="000827F4">
      <w:pPr>
        <w:numPr>
          <w:ilvl w:val="1"/>
          <w:numId w:val="16"/>
        </w:numPr>
        <w:spacing w:after="160" w:line="480" w:lineRule="auto"/>
        <w:rPr>
          <w:rFonts w:ascii="Arial" w:hAnsi="Arial" w:cs="Arial"/>
        </w:rPr>
      </w:pPr>
      <w:r w:rsidRPr="00814447">
        <w:rPr>
          <w:rFonts w:ascii="Arial" w:hAnsi="Arial" w:cs="Arial"/>
        </w:rPr>
        <w:t>Support secure login with credentials (username/email and password).</w:t>
      </w:r>
    </w:p>
    <w:p w14:paraId="22D116B9" w14:textId="77777777" w:rsidR="00755DF9" w:rsidRPr="00814447" w:rsidRDefault="00755DF9" w:rsidP="000827F4">
      <w:pPr>
        <w:numPr>
          <w:ilvl w:val="1"/>
          <w:numId w:val="16"/>
        </w:numPr>
        <w:spacing w:after="160" w:line="480" w:lineRule="auto"/>
        <w:rPr>
          <w:rFonts w:ascii="Arial" w:hAnsi="Arial" w:cs="Arial"/>
        </w:rPr>
      </w:pPr>
      <w:r w:rsidRPr="00814447">
        <w:rPr>
          <w:rFonts w:ascii="Arial" w:hAnsi="Arial" w:cs="Arial"/>
        </w:rPr>
        <w:t>Provide role-based access (patients, healthcare staff, and admin).</w:t>
      </w:r>
    </w:p>
    <w:p w14:paraId="4A6179F8" w14:textId="77777777" w:rsidR="00755DF9" w:rsidRPr="00814447" w:rsidRDefault="00755DF9" w:rsidP="000827F4">
      <w:pPr>
        <w:numPr>
          <w:ilvl w:val="1"/>
          <w:numId w:val="16"/>
        </w:numPr>
        <w:spacing w:after="160" w:line="480" w:lineRule="auto"/>
        <w:rPr>
          <w:rFonts w:ascii="Arial" w:hAnsi="Arial" w:cs="Arial"/>
        </w:rPr>
      </w:pPr>
      <w:r w:rsidRPr="00814447">
        <w:rPr>
          <w:rFonts w:ascii="Arial" w:hAnsi="Arial" w:cs="Arial"/>
        </w:rPr>
        <w:t>Enable password recovery/reset via email.</w:t>
      </w:r>
    </w:p>
    <w:p w14:paraId="1890F2DE" w14:textId="77777777" w:rsidR="00755DF9" w:rsidRPr="00814447" w:rsidRDefault="00755DF9" w:rsidP="000827F4">
      <w:pPr>
        <w:numPr>
          <w:ilvl w:val="0"/>
          <w:numId w:val="16"/>
        </w:numPr>
        <w:spacing w:after="160" w:line="480" w:lineRule="auto"/>
        <w:rPr>
          <w:rFonts w:ascii="Arial" w:hAnsi="Arial" w:cs="Arial"/>
        </w:rPr>
      </w:pPr>
      <w:r w:rsidRPr="00814447">
        <w:rPr>
          <w:rFonts w:ascii="Arial" w:hAnsi="Arial" w:cs="Arial"/>
          <w:b/>
          <w:bCs/>
        </w:rPr>
        <w:t>Authentication &amp; Security</w:t>
      </w:r>
    </w:p>
    <w:p w14:paraId="0BC1E4FA" w14:textId="77777777" w:rsidR="00755DF9" w:rsidRPr="00814447" w:rsidRDefault="00755DF9" w:rsidP="000827F4">
      <w:pPr>
        <w:numPr>
          <w:ilvl w:val="1"/>
          <w:numId w:val="16"/>
        </w:numPr>
        <w:spacing w:after="160" w:line="480" w:lineRule="auto"/>
        <w:rPr>
          <w:rFonts w:ascii="Arial" w:hAnsi="Arial" w:cs="Arial"/>
        </w:rPr>
      </w:pPr>
      <w:r w:rsidRPr="00814447">
        <w:rPr>
          <w:rFonts w:ascii="Arial" w:hAnsi="Arial" w:cs="Arial"/>
        </w:rPr>
        <w:t>Encrypt passwords before storing them in the database.</w:t>
      </w:r>
    </w:p>
    <w:p w14:paraId="2879F262" w14:textId="77777777" w:rsidR="00755DF9" w:rsidRPr="00814447" w:rsidRDefault="00755DF9" w:rsidP="000827F4">
      <w:pPr>
        <w:numPr>
          <w:ilvl w:val="1"/>
          <w:numId w:val="16"/>
        </w:numPr>
        <w:spacing w:after="160" w:line="480" w:lineRule="auto"/>
        <w:rPr>
          <w:rFonts w:ascii="Arial" w:hAnsi="Arial" w:cs="Arial"/>
        </w:rPr>
      </w:pPr>
      <w:r w:rsidRPr="00814447">
        <w:rPr>
          <w:rFonts w:ascii="Arial" w:hAnsi="Arial" w:cs="Arial"/>
        </w:rPr>
        <w:t>Implement session management to prevent unauthorized access.</w:t>
      </w:r>
    </w:p>
    <w:p w14:paraId="565E819A" w14:textId="7F56339F" w:rsidR="00755DF9" w:rsidRPr="00755DF9" w:rsidRDefault="00755DF9" w:rsidP="000827F4">
      <w:pPr>
        <w:numPr>
          <w:ilvl w:val="1"/>
          <w:numId w:val="16"/>
        </w:numPr>
        <w:spacing w:after="160" w:line="480" w:lineRule="auto"/>
        <w:rPr>
          <w:rFonts w:ascii="Arial" w:hAnsi="Arial" w:cs="Arial"/>
        </w:rPr>
      </w:pPr>
      <w:r w:rsidRPr="00814447">
        <w:rPr>
          <w:rFonts w:ascii="Arial" w:hAnsi="Arial" w:cs="Arial"/>
        </w:rPr>
        <w:lastRenderedPageBreak/>
        <w:t>Automatic logout after a period of inactivity.</w:t>
      </w:r>
    </w:p>
    <w:p w14:paraId="67538DEE" w14:textId="77777777" w:rsidR="00755DF9" w:rsidRPr="00814447" w:rsidRDefault="00755DF9" w:rsidP="000827F4">
      <w:pPr>
        <w:numPr>
          <w:ilvl w:val="0"/>
          <w:numId w:val="16"/>
        </w:numPr>
        <w:spacing w:after="160" w:line="480" w:lineRule="auto"/>
        <w:rPr>
          <w:rFonts w:ascii="Arial" w:hAnsi="Arial" w:cs="Arial"/>
        </w:rPr>
      </w:pPr>
      <w:r w:rsidRPr="00814447">
        <w:rPr>
          <w:rFonts w:ascii="Arial" w:hAnsi="Arial" w:cs="Arial"/>
          <w:b/>
          <w:bCs/>
        </w:rPr>
        <w:t>Profile Management</w:t>
      </w:r>
    </w:p>
    <w:p w14:paraId="0B78C2D9" w14:textId="77777777" w:rsidR="00755DF9" w:rsidRPr="00814447" w:rsidRDefault="00755DF9" w:rsidP="000827F4">
      <w:pPr>
        <w:numPr>
          <w:ilvl w:val="1"/>
          <w:numId w:val="16"/>
        </w:numPr>
        <w:spacing w:after="160" w:line="480" w:lineRule="auto"/>
        <w:rPr>
          <w:rFonts w:ascii="Arial" w:hAnsi="Arial" w:cs="Arial"/>
        </w:rPr>
      </w:pPr>
      <w:r w:rsidRPr="00814447">
        <w:rPr>
          <w:rFonts w:ascii="Arial" w:hAnsi="Arial" w:cs="Arial"/>
        </w:rPr>
        <w:t>Users (patients &amp; staff) can view and update personal information.</w:t>
      </w:r>
    </w:p>
    <w:p w14:paraId="32D7BB13" w14:textId="77777777" w:rsidR="00755DF9" w:rsidRPr="00814447" w:rsidRDefault="00755DF9" w:rsidP="000827F4">
      <w:pPr>
        <w:numPr>
          <w:ilvl w:val="1"/>
          <w:numId w:val="16"/>
        </w:numPr>
        <w:spacing w:after="160" w:line="480" w:lineRule="auto"/>
        <w:rPr>
          <w:rFonts w:ascii="Arial" w:hAnsi="Arial" w:cs="Arial"/>
        </w:rPr>
      </w:pPr>
      <w:r w:rsidRPr="00814447">
        <w:rPr>
          <w:rFonts w:ascii="Arial" w:hAnsi="Arial" w:cs="Arial"/>
        </w:rPr>
        <w:t>Healthcare staff can update professional details (specialization, role).</w:t>
      </w:r>
    </w:p>
    <w:p w14:paraId="1930A33E" w14:textId="77777777" w:rsidR="00755DF9" w:rsidRPr="00814447" w:rsidRDefault="00755DF9" w:rsidP="000827F4">
      <w:pPr>
        <w:numPr>
          <w:ilvl w:val="1"/>
          <w:numId w:val="16"/>
        </w:numPr>
        <w:spacing w:after="160" w:line="480" w:lineRule="auto"/>
        <w:rPr>
          <w:rFonts w:ascii="Arial" w:hAnsi="Arial" w:cs="Arial"/>
        </w:rPr>
      </w:pPr>
      <w:r w:rsidRPr="00814447">
        <w:rPr>
          <w:rFonts w:ascii="Arial" w:hAnsi="Arial" w:cs="Arial"/>
        </w:rPr>
        <w:t>Admin can update, suspend, or delete user accounts.</w:t>
      </w:r>
    </w:p>
    <w:p w14:paraId="79F3451B" w14:textId="77777777" w:rsidR="00755DF9" w:rsidRPr="00814447" w:rsidRDefault="00755DF9" w:rsidP="000827F4">
      <w:pPr>
        <w:numPr>
          <w:ilvl w:val="0"/>
          <w:numId w:val="16"/>
        </w:numPr>
        <w:spacing w:after="160" w:line="480" w:lineRule="auto"/>
        <w:rPr>
          <w:rFonts w:ascii="Arial" w:hAnsi="Arial" w:cs="Arial"/>
        </w:rPr>
      </w:pPr>
      <w:r w:rsidRPr="00814447">
        <w:rPr>
          <w:rFonts w:ascii="Arial" w:hAnsi="Arial" w:cs="Arial"/>
          <w:b/>
          <w:bCs/>
        </w:rPr>
        <w:t>Admin Dashboard</w:t>
      </w:r>
    </w:p>
    <w:p w14:paraId="04AF16DF" w14:textId="77777777" w:rsidR="00755DF9" w:rsidRPr="00814447" w:rsidRDefault="00755DF9" w:rsidP="000827F4">
      <w:pPr>
        <w:numPr>
          <w:ilvl w:val="1"/>
          <w:numId w:val="16"/>
        </w:numPr>
        <w:spacing w:after="160" w:line="480" w:lineRule="auto"/>
        <w:rPr>
          <w:rFonts w:ascii="Arial" w:hAnsi="Arial" w:cs="Arial"/>
        </w:rPr>
      </w:pPr>
      <w:r w:rsidRPr="00814447">
        <w:rPr>
          <w:rFonts w:ascii="Arial" w:hAnsi="Arial" w:cs="Arial"/>
        </w:rPr>
        <w:t>Manage all registered users (view, add, edit, delete).</w:t>
      </w:r>
    </w:p>
    <w:p w14:paraId="4C0D1871" w14:textId="77777777" w:rsidR="00755DF9" w:rsidRPr="00814447" w:rsidRDefault="00755DF9" w:rsidP="000827F4">
      <w:pPr>
        <w:numPr>
          <w:ilvl w:val="1"/>
          <w:numId w:val="16"/>
        </w:numPr>
        <w:spacing w:after="160" w:line="480" w:lineRule="auto"/>
        <w:rPr>
          <w:rFonts w:ascii="Arial" w:hAnsi="Arial" w:cs="Arial"/>
        </w:rPr>
      </w:pPr>
      <w:r w:rsidRPr="00814447">
        <w:rPr>
          <w:rFonts w:ascii="Arial" w:hAnsi="Arial" w:cs="Arial"/>
        </w:rPr>
        <w:t>Assign and modify roles (patient, doctor, nurse, midwife, BHW).</w:t>
      </w:r>
    </w:p>
    <w:p w14:paraId="2D6F8011" w14:textId="77777777" w:rsidR="00755DF9" w:rsidRPr="00814447" w:rsidRDefault="00755DF9" w:rsidP="000827F4">
      <w:pPr>
        <w:numPr>
          <w:ilvl w:val="1"/>
          <w:numId w:val="16"/>
        </w:numPr>
        <w:spacing w:after="160" w:line="480" w:lineRule="auto"/>
        <w:rPr>
          <w:rFonts w:ascii="Arial" w:hAnsi="Arial" w:cs="Arial"/>
        </w:rPr>
      </w:pPr>
      <w:r w:rsidRPr="00814447">
        <w:rPr>
          <w:rFonts w:ascii="Arial" w:hAnsi="Arial" w:cs="Arial"/>
        </w:rPr>
        <w:t>Generate reports on user activity (logins, failed attempts).</w:t>
      </w:r>
    </w:p>
    <w:p w14:paraId="2990DDED" w14:textId="77777777" w:rsidR="00755DF9" w:rsidRPr="00814447" w:rsidRDefault="00755DF9" w:rsidP="000827F4">
      <w:pPr>
        <w:numPr>
          <w:ilvl w:val="1"/>
          <w:numId w:val="16"/>
        </w:numPr>
        <w:spacing w:after="160" w:line="480" w:lineRule="auto"/>
        <w:rPr>
          <w:rFonts w:ascii="Arial" w:hAnsi="Arial" w:cs="Arial"/>
        </w:rPr>
      </w:pPr>
      <w:r w:rsidRPr="00814447">
        <w:rPr>
          <w:rFonts w:ascii="Arial" w:hAnsi="Arial" w:cs="Arial"/>
        </w:rPr>
        <w:t>Oversee system logs for monitoring and auditing.</w:t>
      </w:r>
    </w:p>
    <w:p w14:paraId="359E8718" w14:textId="77777777" w:rsidR="00755DF9" w:rsidRPr="00814447" w:rsidRDefault="00755DF9" w:rsidP="000827F4">
      <w:pPr>
        <w:numPr>
          <w:ilvl w:val="0"/>
          <w:numId w:val="16"/>
        </w:numPr>
        <w:spacing w:after="160" w:line="480" w:lineRule="auto"/>
        <w:rPr>
          <w:rFonts w:ascii="Arial" w:hAnsi="Arial" w:cs="Arial"/>
        </w:rPr>
      </w:pPr>
      <w:r w:rsidRPr="00814447">
        <w:rPr>
          <w:rFonts w:ascii="Arial" w:hAnsi="Arial" w:cs="Arial"/>
          <w:b/>
          <w:bCs/>
        </w:rPr>
        <w:t>System Feedback</w:t>
      </w:r>
    </w:p>
    <w:p w14:paraId="1DB16DD3" w14:textId="77777777" w:rsidR="00755DF9" w:rsidRPr="00814447" w:rsidRDefault="00755DF9" w:rsidP="000827F4">
      <w:pPr>
        <w:numPr>
          <w:ilvl w:val="1"/>
          <w:numId w:val="16"/>
        </w:numPr>
        <w:spacing w:after="160" w:line="480" w:lineRule="auto"/>
        <w:rPr>
          <w:rFonts w:ascii="Arial" w:hAnsi="Arial" w:cs="Arial"/>
        </w:rPr>
      </w:pPr>
      <w:r w:rsidRPr="00814447">
        <w:rPr>
          <w:rFonts w:ascii="Arial" w:hAnsi="Arial" w:cs="Arial"/>
        </w:rPr>
        <w:t>Display confirmation/error messages during signup, login, and account updates.</w:t>
      </w:r>
    </w:p>
    <w:p w14:paraId="3ACF03C8" w14:textId="77777777" w:rsidR="00755DF9" w:rsidRPr="00814447" w:rsidRDefault="00755DF9" w:rsidP="000827F4">
      <w:pPr>
        <w:numPr>
          <w:ilvl w:val="1"/>
          <w:numId w:val="16"/>
        </w:numPr>
        <w:spacing w:after="160" w:line="480" w:lineRule="auto"/>
        <w:rPr>
          <w:rFonts w:ascii="Arial" w:hAnsi="Arial" w:cs="Arial"/>
        </w:rPr>
      </w:pPr>
      <w:r w:rsidRPr="00814447">
        <w:rPr>
          <w:rFonts w:ascii="Arial" w:hAnsi="Arial" w:cs="Arial"/>
        </w:rPr>
        <w:t>Provide validation for incorrect input (e.g., empty fields, invalid email format).</w:t>
      </w:r>
    </w:p>
    <w:p w14:paraId="32D0D81D" w14:textId="77777777" w:rsidR="00755DF9" w:rsidRDefault="00755DF9" w:rsidP="00755DF9">
      <w:pPr>
        <w:spacing w:line="480" w:lineRule="auto"/>
        <w:rPr>
          <w:rFonts w:ascii="Arial" w:hAnsi="Arial" w:cs="Arial"/>
          <w:b/>
          <w:bCs/>
          <w:sz w:val="24"/>
          <w:szCs w:val="24"/>
        </w:rPr>
      </w:pPr>
      <w:r w:rsidRPr="00814447">
        <w:rPr>
          <w:rFonts w:ascii="Arial" w:hAnsi="Arial" w:cs="Arial"/>
          <w:b/>
          <w:bCs/>
          <w:sz w:val="24"/>
          <w:szCs w:val="24"/>
        </w:rPr>
        <w:br/>
        <w:t>  3.2 Non-Functional Requirements.</w:t>
      </w:r>
    </w:p>
    <w:p w14:paraId="10FF9CD1" w14:textId="77777777" w:rsidR="00755DF9" w:rsidRPr="00814447" w:rsidRDefault="00755DF9" w:rsidP="000827F4">
      <w:pPr>
        <w:pStyle w:val="ListParagraph"/>
        <w:numPr>
          <w:ilvl w:val="0"/>
          <w:numId w:val="17"/>
        </w:numPr>
        <w:spacing w:after="160" w:line="480" w:lineRule="auto"/>
        <w:rPr>
          <w:rFonts w:ascii="Arial" w:hAnsi="Arial" w:cs="Arial"/>
        </w:rPr>
      </w:pPr>
      <w:r w:rsidRPr="00814447">
        <w:rPr>
          <w:rFonts w:ascii="Arial" w:hAnsi="Arial" w:cs="Arial"/>
          <w:b/>
          <w:bCs/>
        </w:rPr>
        <w:t>Performance</w:t>
      </w:r>
    </w:p>
    <w:p w14:paraId="392FADF5" w14:textId="77777777" w:rsidR="00755DF9" w:rsidRDefault="00755DF9" w:rsidP="000827F4">
      <w:pPr>
        <w:pStyle w:val="ListParagraph"/>
        <w:numPr>
          <w:ilvl w:val="0"/>
          <w:numId w:val="18"/>
        </w:numPr>
        <w:spacing w:after="160" w:line="480" w:lineRule="auto"/>
        <w:rPr>
          <w:rFonts w:ascii="Arial" w:hAnsi="Arial" w:cs="Arial"/>
        </w:rPr>
      </w:pPr>
      <w:r w:rsidRPr="00814447">
        <w:rPr>
          <w:rFonts w:ascii="Arial" w:hAnsi="Arial" w:cs="Arial"/>
        </w:rPr>
        <w:t>System should process login requests within 3 seconds.</w:t>
      </w:r>
    </w:p>
    <w:p w14:paraId="0071DAC7" w14:textId="38239F6C" w:rsidR="00755DF9" w:rsidRPr="00755DF9" w:rsidRDefault="00755DF9" w:rsidP="000827F4">
      <w:pPr>
        <w:pStyle w:val="ListParagraph"/>
        <w:numPr>
          <w:ilvl w:val="0"/>
          <w:numId w:val="18"/>
        </w:numPr>
        <w:spacing w:after="160" w:line="480" w:lineRule="auto"/>
        <w:rPr>
          <w:rFonts w:ascii="Arial" w:hAnsi="Arial" w:cs="Arial"/>
        </w:rPr>
      </w:pPr>
      <w:r w:rsidRPr="00814447">
        <w:rPr>
          <w:rFonts w:ascii="Arial" w:hAnsi="Arial" w:cs="Arial"/>
        </w:rPr>
        <w:t>Signup and admin actions (add/edit users) should not exceed 5 seconds.</w:t>
      </w:r>
    </w:p>
    <w:p w14:paraId="2AE2C15C" w14:textId="77777777" w:rsidR="00755DF9" w:rsidRPr="00814447" w:rsidRDefault="00755DF9" w:rsidP="000827F4">
      <w:pPr>
        <w:pStyle w:val="ListParagraph"/>
        <w:numPr>
          <w:ilvl w:val="0"/>
          <w:numId w:val="17"/>
        </w:numPr>
        <w:spacing w:after="160" w:line="480" w:lineRule="auto"/>
        <w:rPr>
          <w:rFonts w:ascii="Arial" w:hAnsi="Arial" w:cs="Arial"/>
        </w:rPr>
      </w:pPr>
      <w:r w:rsidRPr="00814447">
        <w:rPr>
          <w:rFonts w:ascii="Arial" w:hAnsi="Arial" w:cs="Arial"/>
          <w:b/>
          <w:bCs/>
        </w:rPr>
        <w:t>Security</w:t>
      </w:r>
    </w:p>
    <w:p w14:paraId="5820C1AF" w14:textId="77777777" w:rsidR="00755DF9" w:rsidRDefault="00755DF9" w:rsidP="000827F4">
      <w:pPr>
        <w:pStyle w:val="ListParagraph"/>
        <w:numPr>
          <w:ilvl w:val="0"/>
          <w:numId w:val="19"/>
        </w:numPr>
        <w:spacing w:after="160" w:line="480" w:lineRule="auto"/>
        <w:rPr>
          <w:rFonts w:ascii="Arial" w:hAnsi="Arial" w:cs="Arial"/>
        </w:rPr>
      </w:pPr>
      <w:r w:rsidRPr="00814447">
        <w:rPr>
          <w:rFonts w:ascii="Arial" w:hAnsi="Arial" w:cs="Arial"/>
        </w:rPr>
        <w:t>Data must comply with the Data Privacy Act of 2012.</w:t>
      </w:r>
    </w:p>
    <w:p w14:paraId="7BB3450D" w14:textId="77777777" w:rsidR="00755DF9" w:rsidRDefault="00755DF9" w:rsidP="000827F4">
      <w:pPr>
        <w:pStyle w:val="ListParagraph"/>
        <w:numPr>
          <w:ilvl w:val="0"/>
          <w:numId w:val="19"/>
        </w:numPr>
        <w:spacing w:after="160" w:line="480" w:lineRule="auto"/>
        <w:rPr>
          <w:rFonts w:ascii="Arial" w:hAnsi="Arial" w:cs="Arial"/>
        </w:rPr>
      </w:pPr>
      <w:r w:rsidRPr="00814447">
        <w:rPr>
          <w:rFonts w:ascii="Arial" w:hAnsi="Arial" w:cs="Arial"/>
        </w:rPr>
        <w:lastRenderedPageBreak/>
        <w:t>Use HTTPS for secure communication.</w:t>
      </w:r>
    </w:p>
    <w:p w14:paraId="1E2236EA" w14:textId="15895313" w:rsidR="00755DF9" w:rsidRPr="00755DF9" w:rsidRDefault="00755DF9" w:rsidP="000827F4">
      <w:pPr>
        <w:pStyle w:val="ListParagraph"/>
        <w:numPr>
          <w:ilvl w:val="0"/>
          <w:numId w:val="19"/>
        </w:numPr>
        <w:spacing w:after="160" w:line="480" w:lineRule="auto"/>
        <w:rPr>
          <w:rFonts w:ascii="Arial" w:hAnsi="Arial" w:cs="Arial"/>
        </w:rPr>
      </w:pPr>
      <w:r w:rsidRPr="00814447">
        <w:rPr>
          <w:rFonts w:ascii="Arial" w:hAnsi="Arial" w:cs="Arial"/>
        </w:rPr>
        <w:t>Admin role protected with additional security (e.g., two-factor authentication).</w:t>
      </w:r>
    </w:p>
    <w:p w14:paraId="21A1827B" w14:textId="77777777" w:rsidR="00755DF9" w:rsidRPr="00814447" w:rsidRDefault="00755DF9" w:rsidP="000827F4">
      <w:pPr>
        <w:pStyle w:val="ListParagraph"/>
        <w:numPr>
          <w:ilvl w:val="0"/>
          <w:numId w:val="17"/>
        </w:numPr>
        <w:spacing w:after="160" w:line="480" w:lineRule="auto"/>
        <w:rPr>
          <w:rFonts w:ascii="Arial" w:hAnsi="Arial" w:cs="Arial"/>
        </w:rPr>
      </w:pPr>
      <w:r w:rsidRPr="00814447">
        <w:rPr>
          <w:rFonts w:ascii="Arial" w:hAnsi="Arial" w:cs="Arial"/>
          <w:b/>
          <w:bCs/>
        </w:rPr>
        <w:t>Usability</w:t>
      </w:r>
    </w:p>
    <w:p w14:paraId="4C17697F" w14:textId="77777777" w:rsidR="00755DF9" w:rsidRDefault="00755DF9" w:rsidP="000827F4">
      <w:pPr>
        <w:pStyle w:val="ListParagraph"/>
        <w:numPr>
          <w:ilvl w:val="0"/>
          <w:numId w:val="20"/>
        </w:numPr>
        <w:spacing w:after="160" w:line="480" w:lineRule="auto"/>
        <w:rPr>
          <w:rFonts w:ascii="Arial" w:hAnsi="Arial" w:cs="Arial"/>
        </w:rPr>
      </w:pPr>
      <w:r w:rsidRPr="00814447">
        <w:rPr>
          <w:rFonts w:ascii="Arial" w:hAnsi="Arial" w:cs="Arial"/>
        </w:rPr>
        <w:t>The interface should be user-friendly and mobile-responsive.</w:t>
      </w:r>
    </w:p>
    <w:p w14:paraId="0FC2CE9B" w14:textId="1D2FCB10" w:rsidR="00755DF9" w:rsidRPr="00755DF9" w:rsidRDefault="00755DF9" w:rsidP="000827F4">
      <w:pPr>
        <w:pStyle w:val="ListParagraph"/>
        <w:numPr>
          <w:ilvl w:val="0"/>
          <w:numId w:val="20"/>
        </w:numPr>
        <w:spacing w:after="160" w:line="480" w:lineRule="auto"/>
        <w:rPr>
          <w:rFonts w:ascii="Arial" w:hAnsi="Arial" w:cs="Arial"/>
        </w:rPr>
      </w:pPr>
      <w:r w:rsidRPr="00814447">
        <w:rPr>
          <w:rFonts w:ascii="Arial" w:hAnsi="Arial" w:cs="Arial"/>
        </w:rPr>
        <w:t>Minimal training required; intuitive design consistent with prototype.</w:t>
      </w:r>
    </w:p>
    <w:p w14:paraId="3F7CD47E" w14:textId="77777777" w:rsidR="00755DF9" w:rsidRPr="00814447" w:rsidRDefault="00755DF9" w:rsidP="000827F4">
      <w:pPr>
        <w:pStyle w:val="ListParagraph"/>
        <w:numPr>
          <w:ilvl w:val="0"/>
          <w:numId w:val="17"/>
        </w:numPr>
        <w:spacing w:after="160" w:line="480" w:lineRule="auto"/>
        <w:rPr>
          <w:rFonts w:ascii="Arial" w:hAnsi="Arial" w:cs="Arial"/>
        </w:rPr>
      </w:pPr>
      <w:r w:rsidRPr="00814447">
        <w:rPr>
          <w:rFonts w:ascii="Arial" w:hAnsi="Arial" w:cs="Arial"/>
          <w:b/>
          <w:bCs/>
        </w:rPr>
        <w:t>Scalability</w:t>
      </w:r>
    </w:p>
    <w:p w14:paraId="32F0CADA" w14:textId="77777777" w:rsidR="00755DF9" w:rsidRDefault="00755DF9" w:rsidP="000827F4">
      <w:pPr>
        <w:pStyle w:val="ListParagraph"/>
        <w:numPr>
          <w:ilvl w:val="0"/>
          <w:numId w:val="21"/>
        </w:numPr>
        <w:spacing w:after="160" w:line="480" w:lineRule="auto"/>
        <w:rPr>
          <w:rFonts w:ascii="Arial" w:hAnsi="Arial" w:cs="Arial"/>
        </w:rPr>
      </w:pPr>
      <w:r w:rsidRPr="00814447">
        <w:rPr>
          <w:rFonts w:ascii="Arial" w:hAnsi="Arial" w:cs="Arial"/>
        </w:rPr>
        <w:t>Support growing numbers of users and healthcare staff.</w:t>
      </w:r>
    </w:p>
    <w:p w14:paraId="36B6F3BE" w14:textId="6FC5189B" w:rsidR="00755DF9" w:rsidRPr="00755DF9" w:rsidRDefault="00755DF9" w:rsidP="000827F4">
      <w:pPr>
        <w:pStyle w:val="ListParagraph"/>
        <w:numPr>
          <w:ilvl w:val="0"/>
          <w:numId w:val="21"/>
        </w:numPr>
        <w:spacing w:after="160" w:line="480" w:lineRule="auto"/>
        <w:rPr>
          <w:rFonts w:ascii="Arial" w:hAnsi="Arial" w:cs="Arial"/>
        </w:rPr>
      </w:pPr>
      <w:r w:rsidRPr="00814447">
        <w:rPr>
          <w:rFonts w:ascii="Arial" w:hAnsi="Arial" w:cs="Arial"/>
        </w:rPr>
        <w:t>Allow future integration with appointment and medical record systems.</w:t>
      </w:r>
    </w:p>
    <w:p w14:paraId="23B1A015" w14:textId="77777777" w:rsidR="00755DF9" w:rsidRPr="00814447" w:rsidRDefault="00755DF9" w:rsidP="000827F4">
      <w:pPr>
        <w:pStyle w:val="ListParagraph"/>
        <w:numPr>
          <w:ilvl w:val="0"/>
          <w:numId w:val="17"/>
        </w:numPr>
        <w:spacing w:after="160" w:line="480" w:lineRule="auto"/>
        <w:rPr>
          <w:rFonts w:ascii="Arial" w:hAnsi="Arial" w:cs="Arial"/>
        </w:rPr>
      </w:pPr>
      <w:r w:rsidRPr="00814447">
        <w:rPr>
          <w:rFonts w:ascii="Arial" w:hAnsi="Arial" w:cs="Arial"/>
          <w:b/>
          <w:bCs/>
        </w:rPr>
        <w:t>Availability &amp; Reliability</w:t>
      </w:r>
    </w:p>
    <w:p w14:paraId="70571A38" w14:textId="77777777" w:rsidR="00755DF9" w:rsidRDefault="00755DF9" w:rsidP="000827F4">
      <w:pPr>
        <w:pStyle w:val="ListParagraph"/>
        <w:numPr>
          <w:ilvl w:val="0"/>
          <w:numId w:val="22"/>
        </w:numPr>
        <w:spacing w:after="160" w:line="480" w:lineRule="auto"/>
        <w:rPr>
          <w:rFonts w:ascii="Arial" w:hAnsi="Arial" w:cs="Arial"/>
        </w:rPr>
      </w:pPr>
      <w:r w:rsidRPr="00814447">
        <w:rPr>
          <w:rFonts w:ascii="Arial" w:hAnsi="Arial" w:cs="Arial"/>
        </w:rPr>
        <w:t>System uptime must be at least 95%.</w:t>
      </w:r>
    </w:p>
    <w:p w14:paraId="5895D951" w14:textId="77777777" w:rsidR="00755DF9" w:rsidRPr="00814447" w:rsidRDefault="00755DF9" w:rsidP="000827F4">
      <w:pPr>
        <w:pStyle w:val="ListParagraph"/>
        <w:numPr>
          <w:ilvl w:val="0"/>
          <w:numId w:val="22"/>
        </w:numPr>
        <w:spacing w:after="160" w:line="480" w:lineRule="auto"/>
        <w:rPr>
          <w:rFonts w:ascii="Arial" w:hAnsi="Arial" w:cs="Arial"/>
        </w:rPr>
      </w:pPr>
      <w:r w:rsidRPr="00814447">
        <w:rPr>
          <w:rFonts w:ascii="Arial" w:hAnsi="Arial" w:cs="Arial"/>
        </w:rPr>
        <w:t>Provide recovery mechanisms in case of server or database failure.</w:t>
      </w:r>
    </w:p>
    <w:p w14:paraId="07BEE5C0" w14:textId="77777777" w:rsidR="00755DF9" w:rsidRDefault="00755DF9" w:rsidP="00755DF9">
      <w:pPr>
        <w:spacing w:line="480" w:lineRule="auto"/>
        <w:rPr>
          <w:rFonts w:ascii="Arial" w:hAnsi="Arial" w:cs="Arial"/>
          <w:b/>
          <w:bCs/>
          <w:sz w:val="24"/>
          <w:szCs w:val="24"/>
        </w:rPr>
      </w:pPr>
      <w:r w:rsidRPr="00814447">
        <w:rPr>
          <w:rFonts w:ascii="Arial" w:hAnsi="Arial" w:cs="Arial"/>
          <w:b/>
          <w:bCs/>
          <w:sz w:val="24"/>
          <w:szCs w:val="24"/>
        </w:rPr>
        <w:br/>
        <w:t>  3.3 External Interface Requirements.</w:t>
      </w:r>
    </w:p>
    <w:p w14:paraId="4180AAC0" w14:textId="77777777" w:rsidR="00755DF9" w:rsidRPr="00814447" w:rsidRDefault="00755DF9" w:rsidP="000827F4">
      <w:pPr>
        <w:pStyle w:val="ListParagraph"/>
        <w:numPr>
          <w:ilvl w:val="0"/>
          <w:numId w:val="17"/>
        </w:numPr>
        <w:spacing w:after="160" w:line="480" w:lineRule="auto"/>
        <w:rPr>
          <w:rFonts w:ascii="Arial" w:hAnsi="Arial" w:cs="Arial"/>
          <w:b/>
          <w:bCs/>
          <w:sz w:val="24"/>
          <w:szCs w:val="24"/>
        </w:rPr>
      </w:pPr>
      <w:r w:rsidRPr="00814447">
        <w:rPr>
          <w:rFonts w:ascii="Arial" w:hAnsi="Arial" w:cs="Arial"/>
          <w:b/>
          <w:bCs/>
        </w:rPr>
        <w:t>User Interfaces</w:t>
      </w:r>
    </w:p>
    <w:p w14:paraId="002363D7" w14:textId="77777777" w:rsidR="00755DF9" w:rsidRPr="00814447" w:rsidRDefault="00755DF9" w:rsidP="000827F4">
      <w:pPr>
        <w:pStyle w:val="ListParagraph"/>
        <w:numPr>
          <w:ilvl w:val="0"/>
          <w:numId w:val="24"/>
        </w:numPr>
        <w:spacing w:after="160" w:line="480" w:lineRule="auto"/>
        <w:rPr>
          <w:rFonts w:ascii="Arial" w:hAnsi="Arial" w:cs="Arial"/>
          <w:b/>
          <w:bCs/>
          <w:sz w:val="24"/>
          <w:szCs w:val="24"/>
        </w:rPr>
      </w:pPr>
      <w:r w:rsidRPr="00814447">
        <w:rPr>
          <w:rFonts w:ascii="Arial" w:hAnsi="Arial" w:cs="Arial"/>
        </w:rPr>
        <w:t>Web-based responsive UI (desktop and mobile).</w:t>
      </w:r>
    </w:p>
    <w:p w14:paraId="68B9EBA5" w14:textId="77777777" w:rsidR="00755DF9" w:rsidRPr="00814447" w:rsidRDefault="00755DF9" w:rsidP="000827F4">
      <w:pPr>
        <w:pStyle w:val="ListParagraph"/>
        <w:numPr>
          <w:ilvl w:val="0"/>
          <w:numId w:val="24"/>
        </w:numPr>
        <w:spacing w:after="160" w:line="480" w:lineRule="auto"/>
        <w:rPr>
          <w:rFonts w:ascii="Arial" w:hAnsi="Arial" w:cs="Arial"/>
          <w:b/>
          <w:bCs/>
          <w:sz w:val="24"/>
          <w:szCs w:val="24"/>
        </w:rPr>
      </w:pPr>
      <w:r w:rsidRPr="00814447">
        <w:rPr>
          <w:rFonts w:ascii="Arial" w:hAnsi="Arial" w:cs="Arial"/>
        </w:rPr>
        <w:t>Signup, Login, and Admin Dashboard follow the design guidelines.</w:t>
      </w:r>
    </w:p>
    <w:p w14:paraId="61829004" w14:textId="69FF9215" w:rsidR="00755DF9" w:rsidRPr="00755DF9" w:rsidRDefault="00755DF9" w:rsidP="000827F4">
      <w:pPr>
        <w:pStyle w:val="ListParagraph"/>
        <w:numPr>
          <w:ilvl w:val="0"/>
          <w:numId w:val="24"/>
        </w:numPr>
        <w:spacing w:after="160" w:line="480" w:lineRule="auto"/>
        <w:rPr>
          <w:rFonts w:ascii="Arial" w:hAnsi="Arial" w:cs="Arial"/>
          <w:b/>
          <w:bCs/>
          <w:sz w:val="24"/>
          <w:szCs w:val="24"/>
        </w:rPr>
      </w:pPr>
      <w:r w:rsidRPr="00814447">
        <w:rPr>
          <w:rFonts w:ascii="Arial" w:hAnsi="Arial" w:cs="Arial"/>
        </w:rPr>
        <w:t>Admin dashboard must include tables for user management and reporting tools.</w:t>
      </w:r>
    </w:p>
    <w:p w14:paraId="68DBE036" w14:textId="77777777" w:rsidR="00755DF9" w:rsidRDefault="00755DF9" w:rsidP="000827F4">
      <w:pPr>
        <w:pStyle w:val="ListParagraph"/>
        <w:numPr>
          <w:ilvl w:val="0"/>
          <w:numId w:val="23"/>
        </w:numPr>
        <w:spacing w:after="160" w:line="480" w:lineRule="auto"/>
        <w:rPr>
          <w:rFonts w:ascii="Arial" w:hAnsi="Arial" w:cs="Arial"/>
          <w:b/>
          <w:bCs/>
        </w:rPr>
      </w:pPr>
      <w:r w:rsidRPr="00814447">
        <w:rPr>
          <w:rFonts w:ascii="Arial" w:hAnsi="Arial" w:cs="Arial"/>
          <w:b/>
          <w:bCs/>
        </w:rPr>
        <w:t>Hardware Interfaces</w:t>
      </w:r>
    </w:p>
    <w:p w14:paraId="563573FF" w14:textId="77777777" w:rsidR="00755DF9" w:rsidRPr="00814447" w:rsidRDefault="00755DF9" w:rsidP="000827F4">
      <w:pPr>
        <w:pStyle w:val="ListParagraph"/>
        <w:numPr>
          <w:ilvl w:val="0"/>
          <w:numId w:val="25"/>
        </w:numPr>
        <w:spacing w:after="160" w:line="480" w:lineRule="auto"/>
        <w:rPr>
          <w:rFonts w:ascii="Arial" w:hAnsi="Arial" w:cs="Arial"/>
          <w:b/>
          <w:bCs/>
        </w:rPr>
      </w:pPr>
      <w:r w:rsidRPr="00814447">
        <w:rPr>
          <w:rFonts w:ascii="Arial" w:hAnsi="Arial" w:cs="Arial"/>
        </w:rPr>
        <w:t>Accessible via standard computers and mobile devices.</w:t>
      </w:r>
    </w:p>
    <w:p w14:paraId="06EC9256" w14:textId="4BC68EE0" w:rsidR="00755DF9" w:rsidRPr="00755DF9" w:rsidRDefault="00755DF9" w:rsidP="000827F4">
      <w:pPr>
        <w:pStyle w:val="ListParagraph"/>
        <w:numPr>
          <w:ilvl w:val="0"/>
          <w:numId w:val="25"/>
        </w:numPr>
        <w:spacing w:after="160" w:line="480" w:lineRule="auto"/>
        <w:rPr>
          <w:rFonts w:ascii="Arial" w:hAnsi="Arial" w:cs="Arial"/>
          <w:b/>
          <w:bCs/>
        </w:rPr>
      </w:pPr>
      <w:r w:rsidRPr="00814447">
        <w:rPr>
          <w:rFonts w:ascii="Arial" w:hAnsi="Arial" w:cs="Arial"/>
        </w:rPr>
        <w:t>Requires stable internet connection.</w:t>
      </w:r>
    </w:p>
    <w:p w14:paraId="3CB6A85C" w14:textId="77777777" w:rsidR="00755DF9" w:rsidRDefault="00755DF9" w:rsidP="000827F4">
      <w:pPr>
        <w:pStyle w:val="ListParagraph"/>
        <w:numPr>
          <w:ilvl w:val="0"/>
          <w:numId w:val="17"/>
        </w:numPr>
        <w:spacing w:after="160" w:line="480" w:lineRule="auto"/>
        <w:rPr>
          <w:rFonts w:ascii="Arial" w:hAnsi="Arial" w:cs="Arial"/>
          <w:b/>
          <w:bCs/>
        </w:rPr>
      </w:pPr>
      <w:r w:rsidRPr="00A53E55">
        <w:rPr>
          <w:rFonts w:ascii="Arial" w:hAnsi="Arial" w:cs="Arial"/>
          <w:b/>
          <w:bCs/>
        </w:rPr>
        <w:t>Software Interfaces</w:t>
      </w:r>
    </w:p>
    <w:p w14:paraId="4665B753" w14:textId="77777777" w:rsidR="00755DF9" w:rsidRPr="00A53E55" w:rsidRDefault="00755DF9" w:rsidP="000827F4">
      <w:pPr>
        <w:pStyle w:val="ListParagraph"/>
        <w:numPr>
          <w:ilvl w:val="0"/>
          <w:numId w:val="26"/>
        </w:numPr>
        <w:spacing w:after="160" w:line="480" w:lineRule="auto"/>
        <w:rPr>
          <w:rFonts w:ascii="Arial" w:hAnsi="Arial" w:cs="Arial"/>
          <w:b/>
          <w:bCs/>
        </w:rPr>
      </w:pPr>
      <w:r w:rsidRPr="00A53E55">
        <w:rPr>
          <w:rFonts w:ascii="Arial" w:hAnsi="Arial" w:cs="Arial"/>
        </w:rPr>
        <w:t>Database for storing user credentials and roles.</w:t>
      </w:r>
    </w:p>
    <w:p w14:paraId="4736C631" w14:textId="77777777" w:rsidR="00755DF9" w:rsidRPr="00A53E55" w:rsidRDefault="00755DF9" w:rsidP="000827F4">
      <w:pPr>
        <w:pStyle w:val="ListParagraph"/>
        <w:numPr>
          <w:ilvl w:val="0"/>
          <w:numId w:val="26"/>
        </w:numPr>
        <w:spacing w:after="160" w:line="480" w:lineRule="auto"/>
        <w:rPr>
          <w:rFonts w:ascii="Arial" w:hAnsi="Arial" w:cs="Arial"/>
          <w:b/>
          <w:bCs/>
        </w:rPr>
      </w:pPr>
      <w:r w:rsidRPr="00A53E55">
        <w:rPr>
          <w:rFonts w:ascii="Arial" w:hAnsi="Arial" w:cs="Arial"/>
        </w:rPr>
        <w:t>Email API for verification, notifications, and password recovery.</w:t>
      </w:r>
    </w:p>
    <w:p w14:paraId="032D5C8F" w14:textId="4C9ED555" w:rsidR="00755DF9" w:rsidRPr="00755DF9" w:rsidRDefault="00755DF9" w:rsidP="000827F4">
      <w:pPr>
        <w:pStyle w:val="ListParagraph"/>
        <w:numPr>
          <w:ilvl w:val="0"/>
          <w:numId w:val="26"/>
        </w:numPr>
        <w:spacing w:after="160" w:line="480" w:lineRule="auto"/>
        <w:rPr>
          <w:rFonts w:ascii="Arial" w:hAnsi="Arial" w:cs="Arial"/>
          <w:b/>
          <w:bCs/>
        </w:rPr>
      </w:pPr>
      <w:r w:rsidRPr="00A53E55">
        <w:rPr>
          <w:rFonts w:ascii="Arial" w:hAnsi="Arial" w:cs="Arial"/>
        </w:rPr>
        <w:t>Compatible with modern web browsers (Chrome, Edge, Firefox, Safari).</w:t>
      </w:r>
    </w:p>
    <w:p w14:paraId="7E4487CD" w14:textId="77777777" w:rsidR="00755DF9" w:rsidRPr="00A53E55" w:rsidRDefault="00755DF9" w:rsidP="000827F4">
      <w:pPr>
        <w:pStyle w:val="ListParagraph"/>
        <w:numPr>
          <w:ilvl w:val="0"/>
          <w:numId w:val="27"/>
        </w:numPr>
        <w:spacing w:after="160" w:line="480" w:lineRule="auto"/>
        <w:rPr>
          <w:rFonts w:ascii="Arial" w:hAnsi="Arial" w:cs="Arial"/>
        </w:rPr>
      </w:pPr>
      <w:r w:rsidRPr="00A53E55">
        <w:rPr>
          <w:rFonts w:ascii="Arial" w:hAnsi="Arial" w:cs="Arial"/>
          <w:b/>
          <w:bCs/>
        </w:rPr>
        <w:lastRenderedPageBreak/>
        <w:t>Communication Interfaces</w:t>
      </w:r>
    </w:p>
    <w:p w14:paraId="261AC9F9" w14:textId="77777777" w:rsidR="00755DF9" w:rsidRDefault="00755DF9" w:rsidP="000827F4">
      <w:pPr>
        <w:pStyle w:val="ListParagraph"/>
        <w:numPr>
          <w:ilvl w:val="0"/>
          <w:numId w:val="28"/>
        </w:numPr>
        <w:spacing w:after="160" w:line="480" w:lineRule="auto"/>
        <w:rPr>
          <w:rFonts w:ascii="Arial" w:hAnsi="Arial" w:cs="Arial"/>
        </w:rPr>
      </w:pPr>
      <w:r w:rsidRPr="00A53E55">
        <w:rPr>
          <w:rFonts w:ascii="Arial" w:hAnsi="Arial" w:cs="Arial"/>
        </w:rPr>
        <w:t>Secure communication using HTTPS.</w:t>
      </w:r>
    </w:p>
    <w:p w14:paraId="6CC321A8" w14:textId="77777777" w:rsidR="00755DF9" w:rsidRPr="00A53E55" w:rsidRDefault="00755DF9" w:rsidP="000827F4">
      <w:pPr>
        <w:pStyle w:val="ListParagraph"/>
        <w:numPr>
          <w:ilvl w:val="0"/>
          <w:numId w:val="28"/>
        </w:numPr>
        <w:spacing w:after="160" w:line="480" w:lineRule="auto"/>
        <w:rPr>
          <w:rFonts w:ascii="Arial" w:hAnsi="Arial" w:cs="Arial"/>
        </w:rPr>
      </w:pPr>
      <w:r w:rsidRPr="00A53E55">
        <w:rPr>
          <w:rFonts w:ascii="Arial" w:hAnsi="Arial" w:cs="Arial"/>
        </w:rPr>
        <w:t>Email notifications for signup confirmation, password reset, and admin alerts.</w:t>
      </w:r>
    </w:p>
    <w:p w14:paraId="14EF1FD2" w14:textId="53C9EA1C" w:rsidR="00755DF9" w:rsidRDefault="00755DF9" w:rsidP="00755DF9">
      <w:pPr>
        <w:spacing w:line="480" w:lineRule="auto"/>
        <w:rPr>
          <w:rFonts w:ascii="Arial" w:hAnsi="Arial" w:cs="Arial"/>
          <w:b/>
          <w:bCs/>
          <w:sz w:val="24"/>
          <w:szCs w:val="24"/>
        </w:rPr>
      </w:pPr>
      <w:r w:rsidRPr="00814447">
        <w:rPr>
          <w:rFonts w:ascii="Arial" w:hAnsi="Arial" w:cs="Arial"/>
          <w:b/>
          <w:bCs/>
          <w:sz w:val="24"/>
          <w:szCs w:val="24"/>
        </w:rPr>
        <w:br/>
        <w:t>  3.4 System Model</w:t>
      </w:r>
    </w:p>
    <w:p w14:paraId="4B459497" w14:textId="7E7474BE" w:rsidR="00755DF9" w:rsidRDefault="00755DF9" w:rsidP="00755DF9">
      <w:pPr>
        <w:spacing w:line="480" w:lineRule="auto"/>
        <w:jc w:val="center"/>
        <w:rPr>
          <w:rFonts w:ascii="Arial" w:hAnsi="Arial" w:cs="Arial"/>
          <w:b/>
          <w:bCs/>
          <w:sz w:val="24"/>
          <w:szCs w:val="24"/>
        </w:rPr>
      </w:pPr>
      <w:r>
        <w:rPr>
          <w:rFonts w:ascii="Arial" w:hAnsi="Arial" w:cs="Arial"/>
          <w:b/>
          <w:bCs/>
          <w:sz w:val="24"/>
          <w:szCs w:val="24"/>
        </w:rPr>
        <w:t>Use Case Diagram</w:t>
      </w:r>
    </w:p>
    <w:p w14:paraId="0F73E48F" w14:textId="54AF9C40" w:rsidR="00755DF9" w:rsidRDefault="00C37337" w:rsidP="00755DF9">
      <w:pPr>
        <w:spacing w:line="480" w:lineRule="auto"/>
        <w:rPr>
          <w:rFonts w:ascii="Arial" w:hAnsi="Arial" w:cs="Arial"/>
          <w:b/>
          <w:bCs/>
          <w:sz w:val="24"/>
          <w:szCs w:val="24"/>
        </w:rPr>
      </w:pPr>
      <w:r>
        <w:rPr>
          <w:rFonts w:ascii="Arial" w:hAnsi="Arial" w:cs="Arial"/>
          <w:b/>
          <w:bCs/>
          <w:noProof/>
          <w:sz w:val="24"/>
          <w:szCs w:val="24"/>
        </w:rPr>
        <w:drawing>
          <wp:anchor distT="0" distB="0" distL="114300" distR="114300" simplePos="0" relativeHeight="251661312" behindDoc="0" locked="0" layoutInCell="1" allowOverlap="1" wp14:anchorId="6D5D90DE" wp14:editId="5C0937CC">
            <wp:simplePos x="0" y="0"/>
            <wp:positionH relativeFrom="margin">
              <wp:posOffset>35441</wp:posOffset>
            </wp:positionH>
            <wp:positionV relativeFrom="paragraph">
              <wp:posOffset>88767</wp:posOffset>
            </wp:positionV>
            <wp:extent cx="5550195" cy="6072739"/>
            <wp:effectExtent l="0" t="0" r="0" b="4445"/>
            <wp:wrapNone/>
            <wp:docPr id="877580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80105" name="Picture 877580105"/>
                    <pic:cNvPicPr/>
                  </pic:nvPicPr>
                  <pic:blipFill>
                    <a:blip r:embed="rId8"/>
                    <a:stretch>
                      <a:fillRect/>
                    </a:stretch>
                  </pic:blipFill>
                  <pic:spPr>
                    <a:xfrm>
                      <a:off x="0" y="0"/>
                      <a:ext cx="5550195" cy="6072739"/>
                    </a:xfrm>
                    <a:prstGeom prst="rect">
                      <a:avLst/>
                    </a:prstGeom>
                  </pic:spPr>
                </pic:pic>
              </a:graphicData>
            </a:graphic>
            <wp14:sizeRelH relativeFrom="margin">
              <wp14:pctWidth>0</wp14:pctWidth>
            </wp14:sizeRelH>
            <wp14:sizeRelV relativeFrom="margin">
              <wp14:pctHeight>0</wp14:pctHeight>
            </wp14:sizeRelV>
          </wp:anchor>
        </w:drawing>
      </w:r>
    </w:p>
    <w:p w14:paraId="7CECF730" w14:textId="442FB6B9" w:rsidR="00755DF9" w:rsidRDefault="00755DF9" w:rsidP="00755DF9">
      <w:pPr>
        <w:spacing w:line="480" w:lineRule="auto"/>
        <w:rPr>
          <w:rFonts w:ascii="Arial" w:hAnsi="Arial" w:cs="Arial"/>
          <w:b/>
          <w:bCs/>
          <w:sz w:val="24"/>
          <w:szCs w:val="24"/>
        </w:rPr>
      </w:pPr>
    </w:p>
    <w:p w14:paraId="419A67CB" w14:textId="77777777" w:rsidR="00755DF9" w:rsidRDefault="00755DF9" w:rsidP="00755DF9">
      <w:pPr>
        <w:spacing w:line="480" w:lineRule="auto"/>
        <w:rPr>
          <w:rFonts w:ascii="Arial" w:hAnsi="Arial" w:cs="Arial"/>
          <w:b/>
          <w:bCs/>
          <w:sz w:val="24"/>
          <w:szCs w:val="24"/>
        </w:rPr>
      </w:pPr>
    </w:p>
    <w:p w14:paraId="3CBBBA8E" w14:textId="2BC231DE" w:rsidR="00755DF9" w:rsidRDefault="00755DF9" w:rsidP="00755DF9">
      <w:pPr>
        <w:spacing w:line="480" w:lineRule="auto"/>
        <w:rPr>
          <w:rFonts w:ascii="Arial" w:hAnsi="Arial" w:cs="Arial"/>
          <w:b/>
          <w:bCs/>
          <w:sz w:val="24"/>
          <w:szCs w:val="24"/>
        </w:rPr>
      </w:pPr>
    </w:p>
    <w:p w14:paraId="679A6495" w14:textId="77777777" w:rsidR="00755DF9" w:rsidRDefault="00755DF9" w:rsidP="00755DF9">
      <w:pPr>
        <w:spacing w:line="480" w:lineRule="auto"/>
        <w:rPr>
          <w:rFonts w:ascii="Arial" w:hAnsi="Arial" w:cs="Arial"/>
          <w:b/>
          <w:bCs/>
          <w:sz w:val="24"/>
          <w:szCs w:val="24"/>
        </w:rPr>
      </w:pPr>
    </w:p>
    <w:p w14:paraId="201B541D" w14:textId="77777777" w:rsidR="00755DF9" w:rsidRDefault="00755DF9" w:rsidP="00755DF9">
      <w:pPr>
        <w:spacing w:line="480" w:lineRule="auto"/>
        <w:rPr>
          <w:rFonts w:ascii="Arial" w:hAnsi="Arial" w:cs="Arial"/>
          <w:b/>
          <w:bCs/>
          <w:sz w:val="24"/>
          <w:szCs w:val="24"/>
        </w:rPr>
      </w:pPr>
    </w:p>
    <w:p w14:paraId="0731CCBF" w14:textId="77777777" w:rsidR="00755DF9" w:rsidRDefault="00755DF9" w:rsidP="00755DF9">
      <w:pPr>
        <w:spacing w:line="480" w:lineRule="auto"/>
        <w:rPr>
          <w:rFonts w:ascii="Arial" w:hAnsi="Arial" w:cs="Arial"/>
          <w:b/>
          <w:bCs/>
          <w:sz w:val="24"/>
          <w:szCs w:val="24"/>
        </w:rPr>
      </w:pPr>
    </w:p>
    <w:p w14:paraId="3AF4D03B" w14:textId="77777777" w:rsidR="00755DF9" w:rsidRDefault="00755DF9" w:rsidP="00755DF9">
      <w:pPr>
        <w:spacing w:line="480" w:lineRule="auto"/>
        <w:rPr>
          <w:rFonts w:ascii="Arial" w:hAnsi="Arial" w:cs="Arial"/>
          <w:b/>
          <w:bCs/>
          <w:sz w:val="24"/>
          <w:szCs w:val="24"/>
        </w:rPr>
      </w:pPr>
    </w:p>
    <w:p w14:paraId="61AFAFFB" w14:textId="77777777" w:rsidR="00755DF9" w:rsidRDefault="00755DF9" w:rsidP="00755DF9">
      <w:pPr>
        <w:spacing w:line="480" w:lineRule="auto"/>
        <w:rPr>
          <w:rFonts w:ascii="Arial" w:hAnsi="Arial" w:cs="Arial"/>
          <w:b/>
          <w:bCs/>
          <w:sz w:val="24"/>
          <w:szCs w:val="24"/>
        </w:rPr>
      </w:pPr>
    </w:p>
    <w:p w14:paraId="7366CBE2" w14:textId="77777777" w:rsidR="00755DF9" w:rsidRDefault="00755DF9" w:rsidP="00755DF9">
      <w:pPr>
        <w:spacing w:line="480" w:lineRule="auto"/>
        <w:rPr>
          <w:rFonts w:ascii="Arial" w:hAnsi="Arial" w:cs="Arial"/>
          <w:b/>
          <w:bCs/>
          <w:sz w:val="24"/>
          <w:szCs w:val="24"/>
        </w:rPr>
      </w:pPr>
    </w:p>
    <w:p w14:paraId="6120F3B0" w14:textId="77777777" w:rsidR="00755DF9" w:rsidRDefault="00755DF9" w:rsidP="00755DF9">
      <w:pPr>
        <w:spacing w:line="480" w:lineRule="auto"/>
        <w:rPr>
          <w:rFonts w:ascii="Arial" w:hAnsi="Arial" w:cs="Arial"/>
          <w:b/>
          <w:bCs/>
          <w:sz w:val="24"/>
          <w:szCs w:val="24"/>
        </w:rPr>
      </w:pPr>
    </w:p>
    <w:p w14:paraId="33534859" w14:textId="77777777" w:rsidR="00755DF9" w:rsidRDefault="00755DF9" w:rsidP="00755DF9">
      <w:pPr>
        <w:spacing w:line="480" w:lineRule="auto"/>
        <w:rPr>
          <w:rFonts w:ascii="Arial" w:hAnsi="Arial" w:cs="Arial"/>
          <w:b/>
          <w:bCs/>
          <w:sz w:val="24"/>
          <w:szCs w:val="24"/>
        </w:rPr>
      </w:pPr>
    </w:p>
    <w:p w14:paraId="5431A4F6" w14:textId="77777777" w:rsidR="00755DF9" w:rsidRDefault="00755DF9" w:rsidP="00755DF9">
      <w:pPr>
        <w:spacing w:line="480" w:lineRule="auto"/>
        <w:rPr>
          <w:rFonts w:ascii="Arial" w:hAnsi="Arial" w:cs="Arial"/>
          <w:b/>
          <w:bCs/>
          <w:sz w:val="24"/>
          <w:szCs w:val="24"/>
        </w:rPr>
      </w:pPr>
    </w:p>
    <w:p w14:paraId="7C2ACD1A" w14:textId="6B5F2DC2" w:rsidR="00755DF9" w:rsidRDefault="00755DF9" w:rsidP="00755DF9">
      <w:pPr>
        <w:spacing w:line="480" w:lineRule="auto"/>
        <w:rPr>
          <w:rFonts w:ascii="Arial" w:hAnsi="Arial" w:cs="Arial"/>
          <w:b/>
          <w:bCs/>
          <w:sz w:val="24"/>
          <w:szCs w:val="24"/>
        </w:rPr>
      </w:pPr>
      <w:r>
        <w:rPr>
          <w:rFonts w:ascii="Arial" w:hAnsi="Arial" w:cs="Arial"/>
          <w:b/>
          <w:bCs/>
          <w:sz w:val="24"/>
          <w:szCs w:val="24"/>
        </w:rPr>
        <w:lastRenderedPageBreak/>
        <w:t>3.5 Database Design</w:t>
      </w:r>
    </w:p>
    <w:p w14:paraId="6854C218" w14:textId="3D6B4B4F" w:rsidR="00755DF9" w:rsidRDefault="000827F4" w:rsidP="00755DF9">
      <w:pPr>
        <w:spacing w:line="480" w:lineRule="auto"/>
        <w:jc w:val="center"/>
        <w:rPr>
          <w:rFonts w:ascii="Arial" w:hAnsi="Arial" w:cs="Arial"/>
          <w:b/>
          <w:bCs/>
          <w:sz w:val="24"/>
          <w:szCs w:val="24"/>
        </w:rPr>
      </w:pPr>
      <w:r>
        <w:rPr>
          <w:rFonts w:ascii="Arial" w:hAnsi="Arial" w:cs="Arial"/>
          <w:b/>
          <w:bCs/>
          <w:noProof/>
          <w:sz w:val="24"/>
          <w:szCs w:val="24"/>
        </w:rPr>
        <w:drawing>
          <wp:anchor distT="0" distB="0" distL="114300" distR="114300" simplePos="0" relativeHeight="251662336" behindDoc="0" locked="0" layoutInCell="1" allowOverlap="1" wp14:anchorId="698FFE9F" wp14:editId="47694C44">
            <wp:simplePos x="0" y="0"/>
            <wp:positionH relativeFrom="margin">
              <wp:align>center</wp:align>
            </wp:positionH>
            <wp:positionV relativeFrom="paragraph">
              <wp:posOffset>92213</wp:posOffset>
            </wp:positionV>
            <wp:extent cx="6121733" cy="3419061"/>
            <wp:effectExtent l="0" t="0" r="0" b="0"/>
            <wp:wrapNone/>
            <wp:docPr id="453942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42548" name="Picture 453942548"/>
                    <pic:cNvPicPr/>
                  </pic:nvPicPr>
                  <pic:blipFill>
                    <a:blip r:embed="rId9"/>
                    <a:stretch>
                      <a:fillRect/>
                    </a:stretch>
                  </pic:blipFill>
                  <pic:spPr>
                    <a:xfrm>
                      <a:off x="0" y="0"/>
                      <a:ext cx="6121733" cy="3419061"/>
                    </a:xfrm>
                    <a:prstGeom prst="rect">
                      <a:avLst/>
                    </a:prstGeom>
                  </pic:spPr>
                </pic:pic>
              </a:graphicData>
            </a:graphic>
            <wp14:sizeRelH relativeFrom="margin">
              <wp14:pctWidth>0</wp14:pctWidth>
            </wp14:sizeRelH>
            <wp14:sizeRelV relativeFrom="margin">
              <wp14:pctHeight>0</wp14:pctHeight>
            </wp14:sizeRelV>
          </wp:anchor>
        </w:drawing>
      </w:r>
    </w:p>
    <w:p w14:paraId="16763EE2" w14:textId="77EA3430" w:rsidR="00755DF9" w:rsidRDefault="00755DF9" w:rsidP="00755DF9">
      <w:pPr>
        <w:spacing w:line="480" w:lineRule="auto"/>
        <w:rPr>
          <w:rFonts w:ascii="Arial" w:hAnsi="Arial" w:cs="Arial"/>
          <w:b/>
          <w:bCs/>
          <w:sz w:val="24"/>
          <w:szCs w:val="24"/>
        </w:rPr>
      </w:pPr>
    </w:p>
    <w:p w14:paraId="165E2CDC" w14:textId="77777777" w:rsidR="00755DF9" w:rsidRDefault="00755DF9" w:rsidP="00755DF9">
      <w:pPr>
        <w:spacing w:line="480" w:lineRule="auto"/>
        <w:rPr>
          <w:rFonts w:ascii="Arial" w:hAnsi="Arial" w:cs="Arial"/>
          <w:b/>
          <w:bCs/>
          <w:sz w:val="24"/>
          <w:szCs w:val="24"/>
        </w:rPr>
      </w:pPr>
    </w:p>
    <w:p w14:paraId="309536C8" w14:textId="27958784" w:rsidR="00755DF9" w:rsidRDefault="00755DF9" w:rsidP="00755DF9">
      <w:pPr>
        <w:spacing w:line="480" w:lineRule="auto"/>
        <w:rPr>
          <w:rFonts w:ascii="Arial" w:hAnsi="Arial" w:cs="Arial"/>
          <w:b/>
          <w:bCs/>
          <w:sz w:val="24"/>
          <w:szCs w:val="24"/>
        </w:rPr>
      </w:pPr>
    </w:p>
    <w:p w14:paraId="6CD6EA32" w14:textId="77777777" w:rsidR="00755DF9" w:rsidRDefault="00755DF9" w:rsidP="00755DF9">
      <w:pPr>
        <w:spacing w:line="480" w:lineRule="auto"/>
        <w:rPr>
          <w:rFonts w:ascii="Arial" w:hAnsi="Arial" w:cs="Arial"/>
          <w:b/>
          <w:bCs/>
          <w:sz w:val="24"/>
          <w:szCs w:val="24"/>
        </w:rPr>
      </w:pPr>
    </w:p>
    <w:p w14:paraId="2DC9B5A0" w14:textId="17A51285" w:rsidR="00755DF9" w:rsidRDefault="00755DF9" w:rsidP="00755DF9">
      <w:pPr>
        <w:spacing w:line="480" w:lineRule="auto"/>
        <w:rPr>
          <w:rFonts w:ascii="Arial" w:hAnsi="Arial" w:cs="Arial"/>
          <w:b/>
          <w:bCs/>
          <w:sz w:val="24"/>
          <w:szCs w:val="24"/>
        </w:rPr>
      </w:pPr>
    </w:p>
    <w:p w14:paraId="04FE47A9" w14:textId="6523B227" w:rsidR="00755DF9" w:rsidRDefault="00755DF9" w:rsidP="00755DF9">
      <w:pPr>
        <w:spacing w:line="480" w:lineRule="auto"/>
        <w:rPr>
          <w:rFonts w:ascii="Arial" w:hAnsi="Arial" w:cs="Arial"/>
          <w:b/>
          <w:bCs/>
          <w:sz w:val="24"/>
          <w:szCs w:val="24"/>
        </w:rPr>
      </w:pPr>
    </w:p>
    <w:p w14:paraId="59CDCF0A" w14:textId="07AC17A5" w:rsidR="00D506B2" w:rsidRDefault="00D506B2" w:rsidP="00790C89">
      <w:pPr>
        <w:spacing w:line="480" w:lineRule="auto"/>
        <w:rPr>
          <w:rFonts w:ascii="Arial" w:hAnsi="Arial" w:cs="Arial"/>
        </w:rPr>
      </w:pPr>
    </w:p>
    <w:p w14:paraId="20805B2A" w14:textId="77777777" w:rsidR="003749F3" w:rsidRDefault="006600A3" w:rsidP="00776783">
      <w:pPr>
        <w:spacing w:line="480" w:lineRule="auto"/>
        <w:jc w:val="both"/>
        <w:rPr>
          <w:rFonts w:ascii="Arial" w:hAnsi="Arial" w:cs="Arial"/>
          <w:b/>
          <w:bCs/>
          <w:sz w:val="24"/>
          <w:szCs w:val="24"/>
        </w:rPr>
      </w:pPr>
      <w:r w:rsidRPr="006600A3">
        <w:rPr>
          <w:rFonts w:ascii="Arial" w:hAnsi="Arial" w:cs="Arial"/>
          <w:b/>
          <w:bCs/>
          <w:sz w:val="24"/>
          <w:szCs w:val="24"/>
        </w:rPr>
        <w:t>3.6 Implementation</w:t>
      </w:r>
    </w:p>
    <w:p w14:paraId="75B2E3DD" w14:textId="77777777" w:rsidR="00776783" w:rsidRDefault="006600A3" w:rsidP="00776783">
      <w:pPr>
        <w:spacing w:line="480" w:lineRule="auto"/>
        <w:ind w:firstLine="720"/>
        <w:jc w:val="both"/>
        <w:rPr>
          <w:rFonts w:ascii="Arial" w:hAnsi="Arial" w:cs="Arial"/>
          <w:b/>
          <w:bCs/>
          <w:sz w:val="24"/>
          <w:szCs w:val="24"/>
        </w:rPr>
      </w:pPr>
      <w:r w:rsidRPr="006600A3">
        <w:rPr>
          <w:rFonts w:ascii="Arial" w:hAnsi="Arial" w:cs="Arial"/>
          <w:lang w:val="en-PH"/>
        </w:rPr>
        <w:t xml:space="preserve">The development of the </w:t>
      </w:r>
      <w:r w:rsidRPr="006600A3">
        <w:rPr>
          <w:rFonts w:ascii="Arial" w:hAnsi="Arial" w:cs="Arial"/>
          <w:i/>
          <w:iCs/>
          <w:lang w:val="en-PH"/>
        </w:rPr>
        <w:t>Web-Based Patient Scheduling and Program Management System</w:t>
      </w:r>
      <w:r w:rsidRPr="006600A3">
        <w:rPr>
          <w:rFonts w:ascii="Arial" w:hAnsi="Arial" w:cs="Arial"/>
          <w:lang w:val="en-PH"/>
        </w:rPr>
        <w:t xml:space="preserve"> was carried out using a structured and modular approach to ensure maintainability, scalability, and ease of deployment. The system was implemented in a web-based environment to allow accessibility through standard web browsers on both desktop and mobile devices.</w:t>
      </w:r>
    </w:p>
    <w:p w14:paraId="3DE55F62" w14:textId="77777777" w:rsidR="00591F4C" w:rsidRPr="00C1464A" w:rsidRDefault="006600A3" w:rsidP="00591F4C">
      <w:pPr>
        <w:pStyle w:val="ListParagraph"/>
        <w:numPr>
          <w:ilvl w:val="2"/>
          <w:numId w:val="33"/>
        </w:numPr>
        <w:spacing w:line="480" w:lineRule="auto"/>
        <w:jc w:val="both"/>
        <w:rPr>
          <w:rFonts w:ascii="Arial" w:hAnsi="Arial" w:cs="Arial"/>
          <w:b/>
          <w:bCs/>
          <w:sz w:val="24"/>
          <w:szCs w:val="24"/>
        </w:rPr>
      </w:pPr>
      <w:r w:rsidRPr="00C1464A">
        <w:rPr>
          <w:rFonts w:ascii="Arial" w:hAnsi="Arial" w:cs="Arial"/>
          <w:b/>
          <w:bCs/>
          <w:sz w:val="24"/>
          <w:szCs w:val="24"/>
          <w:lang w:val="en-PH"/>
        </w:rPr>
        <w:t>Development Environment</w:t>
      </w:r>
    </w:p>
    <w:p w14:paraId="41C4288B" w14:textId="77777777" w:rsidR="00357092" w:rsidRDefault="006600A3" w:rsidP="00357092">
      <w:pPr>
        <w:spacing w:line="480" w:lineRule="auto"/>
        <w:ind w:left="720" w:firstLine="720"/>
        <w:jc w:val="both"/>
        <w:rPr>
          <w:rFonts w:ascii="Arial" w:hAnsi="Arial" w:cs="Arial"/>
          <w:b/>
          <w:bCs/>
          <w:sz w:val="24"/>
          <w:szCs w:val="24"/>
        </w:rPr>
      </w:pPr>
      <w:r w:rsidRPr="00591F4C">
        <w:rPr>
          <w:rFonts w:ascii="Arial" w:hAnsi="Arial" w:cs="Arial"/>
          <w:lang w:val="en-PH"/>
        </w:rPr>
        <w:t>The system was developed using a Windows-based environment with Visual Studio Code as the primary integrated development environment (IDE). A local web server was configured using XAMPP, which provided Apache, MySQL, and PHP for development and testing. The system was tested locally before deployment to a live server environment.</w:t>
      </w:r>
    </w:p>
    <w:p w14:paraId="21EC7DFD" w14:textId="0B89D52F" w:rsidR="00591F4C" w:rsidRPr="002254B1" w:rsidRDefault="006600A3" w:rsidP="002254B1">
      <w:pPr>
        <w:pStyle w:val="ListParagraph"/>
        <w:numPr>
          <w:ilvl w:val="0"/>
          <w:numId w:val="35"/>
        </w:numPr>
        <w:spacing w:line="480" w:lineRule="auto"/>
        <w:jc w:val="both"/>
        <w:rPr>
          <w:rFonts w:ascii="Arial" w:hAnsi="Arial" w:cs="Arial"/>
          <w:b/>
          <w:bCs/>
          <w:sz w:val="24"/>
          <w:szCs w:val="24"/>
        </w:rPr>
      </w:pPr>
      <w:r w:rsidRPr="002254B1">
        <w:rPr>
          <w:rFonts w:ascii="Arial" w:hAnsi="Arial" w:cs="Arial"/>
          <w:b/>
          <w:bCs/>
          <w:lang w:val="en-PH"/>
        </w:rPr>
        <w:lastRenderedPageBreak/>
        <w:t>Operating System:</w:t>
      </w:r>
      <w:r w:rsidRPr="002254B1">
        <w:rPr>
          <w:rFonts w:ascii="Arial" w:hAnsi="Arial" w:cs="Arial"/>
          <w:lang w:val="en-PH"/>
        </w:rPr>
        <w:t xml:space="preserve"> Windows 10 / 11</w:t>
      </w:r>
    </w:p>
    <w:p w14:paraId="24F2DBA1" w14:textId="77777777" w:rsidR="00357092" w:rsidRPr="002254B1" w:rsidRDefault="006600A3" w:rsidP="002254B1">
      <w:pPr>
        <w:pStyle w:val="ListParagraph"/>
        <w:numPr>
          <w:ilvl w:val="0"/>
          <w:numId w:val="35"/>
        </w:numPr>
        <w:spacing w:line="480" w:lineRule="auto"/>
        <w:jc w:val="both"/>
        <w:rPr>
          <w:rFonts w:ascii="Arial" w:hAnsi="Arial" w:cs="Arial"/>
          <w:b/>
          <w:bCs/>
          <w:sz w:val="24"/>
          <w:szCs w:val="24"/>
        </w:rPr>
      </w:pPr>
      <w:r w:rsidRPr="002254B1">
        <w:rPr>
          <w:rFonts w:ascii="Arial" w:hAnsi="Arial" w:cs="Arial"/>
          <w:b/>
          <w:bCs/>
          <w:lang w:val="en-PH"/>
        </w:rPr>
        <w:t>IDE:</w:t>
      </w:r>
      <w:r w:rsidRPr="002254B1">
        <w:rPr>
          <w:rFonts w:ascii="Arial" w:hAnsi="Arial" w:cs="Arial"/>
          <w:lang w:val="en-PH"/>
        </w:rPr>
        <w:t xml:space="preserve"> Visual Studio Code</w:t>
      </w:r>
    </w:p>
    <w:p w14:paraId="7E580B65" w14:textId="77777777" w:rsidR="00357092" w:rsidRPr="002254B1" w:rsidRDefault="006600A3" w:rsidP="002254B1">
      <w:pPr>
        <w:pStyle w:val="ListParagraph"/>
        <w:numPr>
          <w:ilvl w:val="0"/>
          <w:numId w:val="35"/>
        </w:numPr>
        <w:spacing w:line="480" w:lineRule="auto"/>
        <w:jc w:val="both"/>
        <w:rPr>
          <w:rFonts w:ascii="Arial" w:hAnsi="Arial" w:cs="Arial"/>
          <w:b/>
          <w:bCs/>
          <w:sz w:val="24"/>
          <w:szCs w:val="24"/>
        </w:rPr>
      </w:pPr>
      <w:r w:rsidRPr="002254B1">
        <w:rPr>
          <w:rFonts w:ascii="Arial" w:hAnsi="Arial" w:cs="Arial"/>
          <w:b/>
          <w:bCs/>
          <w:lang w:val="en-PH"/>
        </w:rPr>
        <w:t>Local Server:</w:t>
      </w:r>
      <w:r w:rsidRPr="002254B1">
        <w:rPr>
          <w:rFonts w:ascii="Arial" w:hAnsi="Arial" w:cs="Arial"/>
          <w:lang w:val="en-PH"/>
        </w:rPr>
        <w:t xml:space="preserve"> XAMPP (Apache, MySQL, PHP)</w:t>
      </w:r>
    </w:p>
    <w:p w14:paraId="7FD8BAAE" w14:textId="53299C25" w:rsidR="00B3608C" w:rsidRPr="002254B1" w:rsidRDefault="006600A3" w:rsidP="002254B1">
      <w:pPr>
        <w:pStyle w:val="ListParagraph"/>
        <w:numPr>
          <w:ilvl w:val="0"/>
          <w:numId w:val="35"/>
        </w:numPr>
        <w:spacing w:line="480" w:lineRule="auto"/>
        <w:jc w:val="both"/>
        <w:rPr>
          <w:rFonts w:ascii="Arial" w:hAnsi="Arial" w:cs="Arial"/>
          <w:b/>
          <w:bCs/>
          <w:sz w:val="24"/>
          <w:szCs w:val="24"/>
        </w:rPr>
      </w:pPr>
      <w:r w:rsidRPr="002254B1">
        <w:rPr>
          <w:rFonts w:ascii="Arial" w:hAnsi="Arial" w:cs="Arial"/>
          <w:b/>
          <w:bCs/>
          <w:lang w:val="en-PH"/>
        </w:rPr>
        <w:t>Web Browser for Testing:</w:t>
      </w:r>
      <w:r w:rsidRPr="002254B1">
        <w:rPr>
          <w:rFonts w:ascii="Arial" w:hAnsi="Arial" w:cs="Arial"/>
          <w:lang w:val="en-PH"/>
        </w:rPr>
        <w:t xml:space="preserve"> Google Chrome</w:t>
      </w:r>
    </w:p>
    <w:p w14:paraId="6CC22F15" w14:textId="77777777" w:rsidR="00B3608C" w:rsidRDefault="00B3608C" w:rsidP="00B3608C">
      <w:pPr>
        <w:pStyle w:val="ListParagraph"/>
        <w:spacing w:line="480" w:lineRule="auto"/>
        <w:jc w:val="both"/>
        <w:rPr>
          <w:rFonts w:ascii="Arial" w:hAnsi="Arial" w:cs="Arial"/>
          <w:b/>
          <w:bCs/>
          <w:lang w:val="en-PH"/>
        </w:rPr>
      </w:pPr>
    </w:p>
    <w:p w14:paraId="31C59110" w14:textId="035ADE0B" w:rsidR="00B3608C" w:rsidRPr="00591F4C" w:rsidRDefault="006600A3" w:rsidP="00EF5F86">
      <w:pPr>
        <w:pStyle w:val="ListParagraph"/>
        <w:numPr>
          <w:ilvl w:val="2"/>
          <w:numId w:val="33"/>
        </w:numPr>
        <w:spacing w:line="480" w:lineRule="auto"/>
        <w:jc w:val="both"/>
        <w:rPr>
          <w:rFonts w:ascii="Arial" w:hAnsi="Arial" w:cs="Arial"/>
          <w:b/>
          <w:bCs/>
          <w:sz w:val="24"/>
          <w:szCs w:val="24"/>
          <w:lang w:val="en-PH"/>
        </w:rPr>
      </w:pPr>
      <w:r w:rsidRPr="00591F4C">
        <w:rPr>
          <w:rFonts w:ascii="Arial" w:hAnsi="Arial" w:cs="Arial"/>
          <w:b/>
          <w:bCs/>
          <w:sz w:val="24"/>
          <w:szCs w:val="24"/>
          <w:lang w:val="en-PH"/>
        </w:rPr>
        <w:t>Programming Languages</w:t>
      </w:r>
    </w:p>
    <w:p w14:paraId="65831513" w14:textId="77777777" w:rsidR="008E654E" w:rsidRDefault="006600A3" w:rsidP="00EF5F86">
      <w:pPr>
        <w:spacing w:line="480" w:lineRule="auto"/>
        <w:ind w:left="720" w:firstLine="720"/>
        <w:jc w:val="both"/>
        <w:rPr>
          <w:rFonts w:ascii="Arial" w:hAnsi="Arial" w:cs="Arial"/>
          <w:lang w:val="en-PH"/>
        </w:rPr>
      </w:pPr>
      <w:r w:rsidRPr="00B3608C">
        <w:rPr>
          <w:rFonts w:ascii="Arial" w:hAnsi="Arial" w:cs="Arial"/>
          <w:lang w:val="en-PH"/>
        </w:rPr>
        <w:t xml:space="preserve">The project utilized a combination of </w:t>
      </w:r>
      <w:r w:rsidRPr="00B3608C">
        <w:rPr>
          <w:rFonts w:ascii="Arial" w:hAnsi="Arial" w:cs="Arial"/>
          <w:b/>
          <w:bCs/>
          <w:lang w:val="en-PH"/>
        </w:rPr>
        <w:t>front-end</w:t>
      </w:r>
      <w:r w:rsidRPr="00B3608C">
        <w:rPr>
          <w:rFonts w:ascii="Arial" w:hAnsi="Arial" w:cs="Arial"/>
          <w:lang w:val="en-PH"/>
        </w:rPr>
        <w:t xml:space="preserve"> and </w:t>
      </w:r>
      <w:r w:rsidRPr="00B3608C">
        <w:rPr>
          <w:rFonts w:ascii="Arial" w:hAnsi="Arial" w:cs="Arial"/>
          <w:b/>
          <w:bCs/>
          <w:lang w:val="en-PH"/>
        </w:rPr>
        <w:t>back-end</w:t>
      </w:r>
      <w:r w:rsidRPr="00B3608C">
        <w:rPr>
          <w:rFonts w:ascii="Arial" w:hAnsi="Arial" w:cs="Arial"/>
          <w:lang w:val="en-PH"/>
        </w:rPr>
        <w:t xml:space="preserve"> programming languages to ensure interactive and secure web functionality.</w:t>
      </w:r>
    </w:p>
    <w:p w14:paraId="0E4B5E88" w14:textId="4F1D7806" w:rsidR="008E654E" w:rsidRPr="002254B1" w:rsidRDefault="006600A3" w:rsidP="002254B1">
      <w:pPr>
        <w:pStyle w:val="ListParagraph"/>
        <w:numPr>
          <w:ilvl w:val="0"/>
          <w:numId w:val="36"/>
        </w:numPr>
        <w:spacing w:line="480" w:lineRule="auto"/>
        <w:jc w:val="both"/>
        <w:rPr>
          <w:rFonts w:ascii="Arial" w:hAnsi="Arial" w:cs="Arial"/>
          <w:lang w:val="en-PH"/>
        </w:rPr>
      </w:pPr>
      <w:r w:rsidRPr="002254B1">
        <w:rPr>
          <w:rFonts w:ascii="Arial" w:hAnsi="Arial" w:cs="Arial"/>
          <w:b/>
          <w:bCs/>
          <w:lang w:val="en-PH"/>
        </w:rPr>
        <w:t>HTML</w:t>
      </w:r>
      <w:r w:rsidRPr="002254B1">
        <w:rPr>
          <w:rFonts w:ascii="Arial" w:hAnsi="Arial" w:cs="Arial"/>
          <w:lang w:val="en-PH"/>
        </w:rPr>
        <w:t xml:space="preserve"> – For creating the structure and layout of web pages.</w:t>
      </w:r>
    </w:p>
    <w:p w14:paraId="6D08700F" w14:textId="6C3F2FE6" w:rsidR="008E654E" w:rsidRPr="002254B1" w:rsidRDefault="006600A3" w:rsidP="002254B1">
      <w:pPr>
        <w:pStyle w:val="ListParagraph"/>
        <w:numPr>
          <w:ilvl w:val="0"/>
          <w:numId w:val="36"/>
        </w:numPr>
        <w:spacing w:line="480" w:lineRule="auto"/>
        <w:jc w:val="both"/>
        <w:rPr>
          <w:rFonts w:ascii="Arial" w:hAnsi="Arial" w:cs="Arial"/>
          <w:lang w:val="en-PH"/>
        </w:rPr>
      </w:pPr>
      <w:r w:rsidRPr="002254B1">
        <w:rPr>
          <w:rFonts w:ascii="Arial" w:hAnsi="Arial" w:cs="Arial"/>
          <w:b/>
          <w:bCs/>
          <w:lang w:val="en-PH"/>
        </w:rPr>
        <w:t>CSS</w:t>
      </w:r>
      <w:r w:rsidRPr="002254B1">
        <w:rPr>
          <w:rFonts w:ascii="Arial" w:hAnsi="Arial" w:cs="Arial"/>
          <w:lang w:val="en-PH"/>
        </w:rPr>
        <w:t xml:space="preserve"> – For styling and responsive design across devices.</w:t>
      </w:r>
    </w:p>
    <w:p w14:paraId="32228D15" w14:textId="77777777" w:rsidR="008E654E" w:rsidRPr="002254B1" w:rsidRDefault="006600A3" w:rsidP="002254B1">
      <w:pPr>
        <w:pStyle w:val="ListParagraph"/>
        <w:numPr>
          <w:ilvl w:val="0"/>
          <w:numId w:val="36"/>
        </w:numPr>
        <w:spacing w:line="480" w:lineRule="auto"/>
        <w:jc w:val="both"/>
        <w:rPr>
          <w:rFonts w:ascii="Arial" w:hAnsi="Arial" w:cs="Arial"/>
          <w:lang w:val="en-PH"/>
        </w:rPr>
      </w:pPr>
      <w:r w:rsidRPr="002254B1">
        <w:rPr>
          <w:rFonts w:ascii="Arial" w:hAnsi="Arial" w:cs="Arial"/>
          <w:b/>
          <w:bCs/>
          <w:lang w:val="en-PH"/>
        </w:rPr>
        <w:t>JavaScript</w:t>
      </w:r>
      <w:r w:rsidRPr="002254B1">
        <w:rPr>
          <w:rFonts w:ascii="Arial" w:hAnsi="Arial" w:cs="Arial"/>
          <w:lang w:val="en-PH"/>
        </w:rPr>
        <w:t xml:space="preserve"> – For client-side interactivity and dynamic content.</w:t>
      </w:r>
    </w:p>
    <w:p w14:paraId="1F6E79B1" w14:textId="77777777" w:rsidR="0005683D" w:rsidRPr="002254B1" w:rsidRDefault="006600A3" w:rsidP="002254B1">
      <w:pPr>
        <w:pStyle w:val="ListParagraph"/>
        <w:numPr>
          <w:ilvl w:val="0"/>
          <w:numId w:val="36"/>
        </w:numPr>
        <w:spacing w:line="480" w:lineRule="auto"/>
        <w:jc w:val="both"/>
        <w:rPr>
          <w:rFonts w:ascii="Arial" w:hAnsi="Arial" w:cs="Arial"/>
          <w:lang w:val="en-PH"/>
        </w:rPr>
      </w:pPr>
      <w:r w:rsidRPr="002254B1">
        <w:rPr>
          <w:rFonts w:ascii="Arial" w:hAnsi="Arial" w:cs="Arial"/>
          <w:b/>
          <w:bCs/>
          <w:lang w:val="en-PH"/>
        </w:rPr>
        <w:t>PHP</w:t>
      </w:r>
      <w:r w:rsidRPr="002254B1">
        <w:rPr>
          <w:rFonts w:ascii="Arial" w:hAnsi="Arial" w:cs="Arial"/>
          <w:lang w:val="en-PH"/>
        </w:rPr>
        <w:t xml:space="preserve"> – For server-side scripting, user authentication, and database interaction.</w:t>
      </w:r>
    </w:p>
    <w:p w14:paraId="5E03563A" w14:textId="6EEB4C3B" w:rsidR="0005683D" w:rsidRPr="002254B1" w:rsidRDefault="006600A3" w:rsidP="002254B1">
      <w:pPr>
        <w:pStyle w:val="ListParagraph"/>
        <w:numPr>
          <w:ilvl w:val="0"/>
          <w:numId w:val="36"/>
        </w:numPr>
        <w:spacing w:line="480" w:lineRule="auto"/>
        <w:jc w:val="both"/>
        <w:rPr>
          <w:rFonts w:ascii="Arial" w:hAnsi="Arial" w:cs="Arial"/>
          <w:lang w:val="en-PH"/>
        </w:rPr>
      </w:pPr>
      <w:r w:rsidRPr="002254B1">
        <w:rPr>
          <w:rFonts w:ascii="Arial" w:hAnsi="Arial" w:cs="Arial"/>
          <w:b/>
          <w:bCs/>
          <w:lang w:val="en-PH"/>
        </w:rPr>
        <w:t>(MySQL)</w:t>
      </w:r>
      <w:r w:rsidRPr="002254B1">
        <w:rPr>
          <w:rFonts w:ascii="Arial" w:hAnsi="Arial" w:cs="Arial"/>
          <w:lang w:val="en-PH"/>
        </w:rPr>
        <w:t xml:space="preserve"> – For database management and query execution.</w:t>
      </w:r>
    </w:p>
    <w:p w14:paraId="7974CD9B" w14:textId="1100AC9F" w:rsidR="0005683D" w:rsidRPr="0005683D" w:rsidRDefault="006600A3" w:rsidP="00EF5F86">
      <w:pPr>
        <w:pStyle w:val="ListParagraph"/>
        <w:numPr>
          <w:ilvl w:val="2"/>
          <w:numId w:val="33"/>
        </w:numPr>
        <w:spacing w:line="480" w:lineRule="auto"/>
        <w:jc w:val="both"/>
        <w:rPr>
          <w:rFonts w:ascii="Arial" w:hAnsi="Arial" w:cs="Arial"/>
          <w:b/>
          <w:bCs/>
          <w:sz w:val="24"/>
          <w:szCs w:val="24"/>
          <w:lang w:val="en-PH"/>
        </w:rPr>
      </w:pPr>
      <w:r w:rsidRPr="0005683D">
        <w:rPr>
          <w:rFonts w:ascii="Arial" w:hAnsi="Arial" w:cs="Arial"/>
          <w:b/>
          <w:bCs/>
          <w:sz w:val="24"/>
          <w:szCs w:val="24"/>
          <w:lang w:val="en-PH"/>
        </w:rPr>
        <w:t>Frameworks and Libraries</w:t>
      </w:r>
    </w:p>
    <w:p w14:paraId="35FA03DD" w14:textId="77777777" w:rsidR="005C12B3" w:rsidRDefault="006600A3" w:rsidP="00EF5F86">
      <w:pPr>
        <w:spacing w:line="480" w:lineRule="auto"/>
        <w:ind w:left="720" w:firstLine="720"/>
        <w:jc w:val="both"/>
        <w:rPr>
          <w:rFonts w:ascii="Arial" w:hAnsi="Arial" w:cs="Arial"/>
          <w:sz w:val="24"/>
          <w:szCs w:val="24"/>
          <w:lang w:val="en-PH"/>
        </w:rPr>
      </w:pPr>
      <w:r w:rsidRPr="0005683D">
        <w:rPr>
          <w:rFonts w:ascii="Arial" w:hAnsi="Arial" w:cs="Arial"/>
          <w:lang w:val="en-PH"/>
        </w:rPr>
        <w:t>To enhance development efficiency and ensure a modern user interface, several frameworks and libraries were integrated into the project:</w:t>
      </w:r>
    </w:p>
    <w:p w14:paraId="41C33A95" w14:textId="77777777" w:rsidR="005C12B3" w:rsidRPr="006D39A4" w:rsidRDefault="006600A3" w:rsidP="006D39A4">
      <w:pPr>
        <w:pStyle w:val="ListParagraph"/>
        <w:numPr>
          <w:ilvl w:val="0"/>
          <w:numId w:val="37"/>
        </w:numPr>
        <w:spacing w:line="480" w:lineRule="auto"/>
        <w:jc w:val="both"/>
        <w:rPr>
          <w:rFonts w:ascii="Arial" w:hAnsi="Arial" w:cs="Arial"/>
          <w:sz w:val="24"/>
          <w:szCs w:val="24"/>
          <w:lang w:val="en-PH"/>
        </w:rPr>
      </w:pPr>
      <w:r w:rsidRPr="006D39A4">
        <w:rPr>
          <w:rFonts w:ascii="Arial" w:hAnsi="Arial" w:cs="Arial"/>
          <w:b/>
          <w:bCs/>
          <w:lang w:val="en-PH"/>
        </w:rPr>
        <w:t>jQuery</w:t>
      </w:r>
      <w:r w:rsidRPr="006D39A4">
        <w:rPr>
          <w:rFonts w:ascii="Arial" w:hAnsi="Arial" w:cs="Arial"/>
          <w:lang w:val="en-PH"/>
        </w:rPr>
        <w:t xml:space="preserve"> – For simplifying JavaScript operations and DOM manipulation.</w:t>
      </w:r>
    </w:p>
    <w:p w14:paraId="726109ED" w14:textId="77777777" w:rsidR="005C12B3" w:rsidRPr="006D39A4" w:rsidRDefault="006600A3" w:rsidP="006D39A4">
      <w:pPr>
        <w:pStyle w:val="ListParagraph"/>
        <w:numPr>
          <w:ilvl w:val="0"/>
          <w:numId w:val="37"/>
        </w:numPr>
        <w:spacing w:line="480" w:lineRule="auto"/>
        <w:jc w:val="both"/>
        <w:rPr>
          <w:rFonts w:ascii="Arial" w:hAnsi="Arial" w:cs="Arial"/>
          <w:lang w:val="en-PH"/>
        </w:rPr>
      </w:pPr>
      <w:proofErr w:type="spellStart"/>
      <w:r w:rsidRPr="006D39A4">
        <w:rPr>
          <w:rFonts w:ascii="Arial" w:hAnsi="Arial" w:cs="Arial"/>
          <w:b/>
          <w:bCs/>
          <w:lang w:val="en-PH"/>
        </w:rPr>
        <w:t>PHPMyAdmin</w:t>
      </w:r>
      <w:proofErr w:type="spellEnd"/>
      <w:r w:rsidRPr="006D39A4">
        <w:rPr>
          <w:rFonts w:ascii="Arial" w:hAnsi="Arial" w:cs="Arial"/>
          <w:lang w:val="en-PH"/>
        </w:rPr>
        <w:t xml:space="preserve"> – For database management and testing.</w:t>
      </w:r>
    </w:p>
    <w:p w14:paraId="5E4D953C" w14:textId="77777777" w:rsidR="000C5C28" w:rsidRDefault="000C5C28" w:rsidP="00EF5F86">
      <w:pPr>
        <w:spacing w:line="480" w:lineRule="auto"/>
        <w:ind w:left="720" w:firstLine="720"/>
        <w:jc w:val="both"/>
        <w:rPr>
          <w:rFonts w:ascii="Arial" w:hAnsi="Arial" w:cs="Arial"/>
          <w:sz w:val="24"/>
          <w:szCs w:val="24"/>
          <w:lang w:val="en-PH"/>
        </w:rPr>
      </w:pPr>
    </w:p>
    <w:p w14:paraId="2DE64B82" w14:textId="77777777" w:rsidR="000C5C28" w:rsidRDefault="000C5C28" w:rsidP="00EF5F86">
      <w:pPr>
        <w:spacing w:line="480" w:lineRule="auto"/>
        <w:ind w:left="720" w:firstLine="720"/>
        <w:jc w:val="both"/>
        <w:rPr>
          <w:rFonts w:ascii="Arial" w:hAnsi="Arial" w:cs="Arial"/>
          <w:sz w:val="24"/>
          <w:szCs w:val="24"/>
          <w:lang w:val="en-PH"/>
        </w:rPr>
      </w:pPr>
    </w:p>
    <w:p w14:paraId="43F000A1" w14:textId="77777777" w:rsidR="000C5C28" w:rsidRDefault="000C5C28" w:rsidP="00EF5F86">
      <w:pPr>
        <w:spacing w:line="480" w:lineRule="auto"/>
        <w:ind w:left="720" w:firstLine="720"/>
        <w:jc w:val="both"/>
        <w:rPr>
          <w:rFonts w:ascii="Arial" w:hAnsi="Arial" w:cs="Arial"/>
          <w:sz w:val="24"/>
          <w:szCs w:val="24"/>
          <w:lang w:val="en-PH"/>
        </w:rPr>
      </w:pPr>
    </w:p>
    <w:p w14:paraId="549B41FC" w14:textId="633F513D" w:rsidR="000C5C28" w:rsidRPr="000C5C28" w:rsidRDefault="006600A3" w:rsidP="00EF5F86">
      <w:pPr>
        <w:pStyle w:val="ListParagraph"/>
        <w:numPr>
          <w:ilvl w:val="2"/>
          <w:numId w:val="33"/>
        </w:numPr>
        <w:spacing w:line="480" w:lineRule="auto"/>
        <w:jc w:val="both"/>
        <w:rPr>
          <w:rFonts w:ascii="Arial" w:hAnsi="Arial" w:cs="Arial"/>
          <w:sz w:val="24"/>
          <w:szCs w:val="24"/>
          <w:lang w:val="en-PH"/>
        </w:rPr>
      </w:pPr>
      <w:r w:rsidRPr="000C5C28">
        <w:rPr>
          <w:rFonts w:ascii="Arial" w:hAnsi="Arial" w:cs="Arial"/>
          <w:b/>
          <w:bCs/>
          <w:sz w:val="24"/>
          <w:szCs w:val="24"/>
          <w:lang w:val="en-PH"/>
        </w:rPr>
        <w:lastRenderedPageBreak/>
        <w:t>Tools and Utilities</w:t>
      </w:r>
    </w:p>
    <w:p w14:paraId="14A950AA" w14:textId="77777777" w:rsidR="00465132" w:rsidRDefault="006600A3" w:rsidP="00EF5F86">
      <w:pPr>
        <w:pStyle w:val="ListParagraph"/>
        <w:spacing w:line="480" w:lineRule="auto"/>
        <w:ind w:left="1440" w:firstLine="720"/>
        <w:jc w:val="both"/>
        <w:rPr>
          <w:rFonts w:ascii="Arial" w:hAnsi="Arial" w:cs="Arial"/>
          <w:lang w:val="en-PH"/>
        </w:rPr>
      </w:pPr>
      <w:r w:rsidRPr="000C5C28">
        <w:rPr>
          <w:rFonts w:ascii="Arial" w:hAnsi="Arial" w:cs="Arial"/>
          <w:lang w:val="en-PH"/>
        </w:rPr>
        <w:t>Additional tools were used throughout the development process for version control, collaboration, and system optimization.</w:t>
      </w:r>
    </w:p>
    <w:p w14:paraId="397D9336" w14:textId="77777777" w:rsidR="00465132" w:rsidRDefault="006600A3" w:rsidP="006D39A4">
      <w:pPr>
        <w:pStyle w:val="ListParagraph"/>
        <w:numPr>
          <w:ilvl w:val="0"/>
          <w:numId w:val="38"/>
        </w:numPr>
        <w:spacing w:line="480" w:lineRule="auto"/>
        <w:jc w:val="both"/>
        <w:rPr>
          <w:rFonts w:ascii="Arial" w:hAnsi="Arial" w:cs="Arial"/>
          <w:lang w:val="en-PH"/>
        </w:rPr>
      </w:pPr>
      <w:r w:rsidRPr="006600A3">
        <w:rPr>
          <w:rFonts w:ascii="Arial" w:hAnsi="Arial" w:cs="Arial"/>
          <w:b/>
          <w:bCs/>
          <w:lang w:val="en-PH"/>
        </w:rPr>
        <w:t>Git and GitHub</w:t>
      </w:r>
      <w:r w:rsidRPr="006600A3">
        <w:rPr>
          <w:rFonts w:ascii="Arial" w:hAnsi="Arial" w:cs="Arial"/>
          <w:lang w:val="en-PH"/>
        </w:rPr>
        <w:t xml:space="preserve"> – For version control and collaborative code management.</w:t>
      </w:r>
    </w:p>
    <w:p w14:paraId="2271C258" w14:textId="77777777" w:rsidR="00465132" w:rsidRDefault="006600A3" w:rsidP="006D39A4">
      <w:pPr>
        <w:pStyle w:val="ListParagraph"/>
        <w:numPr>
          <w:ilvl w:val="0"/>
          <w:numId w:val="38"/>
        </w:numPr>
        <w:spacing w:line="480" w:lineRule="auto"/>
        <w:jc w:val="both"/>
        <w:rPr>
          <w:rFonts w:ascii="Arial" w:hAnsi="Arial" w:cs="Arial"/>
          <w:lang w:val="en-PH"/>
        </w:rPr>
      </w:pPr>
      <w:r w:rsidRPr="00465132">
        <w:rPr>
          <w:rFonts w:ascii="Arial" w:hAnsi="Arial" w:cs="Arial"/>
          <w:b/>
          <w:bCs/>
          <w:lang w:val="en-PH"/>
        </w:rPr>
        <w:t>Figma / Canva</w:t>
      </w:r>
      <w:r w:rsidRPr="00465132">
        <w:rPr>
          <w:rFonts w:ascii="Arial" w:hAnsi="Arial" w:cs="Arial"/>
          <w:lang w:val="en-PH"/>
        </w:rPr>
        <w:t xml:space="preserve"> – For UI/UX prototyping and design planning.</w:t>
      </w:r>
    </w:p>
    <w:p w14:paraId="008461CF" w14:textId="77777777" w:rsidR="006E68BB" w:rsidRDefault="006600A3" w:rsidP="006D39A4">
      <w:pPr>
        <w:pStyle w:val="ListParagraph"/>
        <w:numPr>
          <w:ilvl w:val="0"/>
          <w:numId w:val="38"/>
        </w:numPr>
        <w:spacing w:line="480" w:lineRule="auto"/>
        <w:jc w:val="both"/>
        <w:rPr>
          <w:rFonts w:ascii="Arial" w:hAnsi="Arial" w:cs="Arial"/>
          <w:lang w:val="en-PH"/>
        </w:rPr>
      </w:pPr>
      <w:r w:rsidRPr="006600A3">
        <w:rPr>
          <w:rFonts w:ascii="Arial" w:hAnsi="Arial" w:cs="Arial"/>
          <w:b/>
          <w:bCs/>
          <w:lang w:val="en-PH"/>
        </w:rPr>
        <w:t>Postman</w:t>
      </w:r>
      <w:r w:rsidRPr="006600A3">
        <w:rPr>
          <w:rFonts w:ascii="Arial" w:hAnsi="Arial" w:cs="Arial"/>
          <w:lang w:val="en-PH"/>
        </w:rPr>
        <w:t xml:space="preserve"> – For testing API endpoints and ensuring reliable communication between the client and server.</w:t>
      </w:r>
    </w:p>
    <w:p w14:paraId="7882F666" w14:textId="03D79539" w:rsidR="00C27126" w:rsidRDefault="006600A3" w:rsidP="006D39A4">
      <w:pPr>
        <w:pStyle w:val="ListParagraph"/>
        <w:numPr>
          <w:ilvl w:val="0"/>
          <w:numId w:val="38"/>
        </w:numPr>
        <w:spacing w:line="480" w:lineRule="auto"/>
        <w:jc w:val="both"/>
        <w:rPr>
          <w:rFonts w:ascii="Arial" w:hAnsi="Arial" w:cs="Arial"/>
          <w:lang w:val="en-PH"/>
        </w:rPr>
      </w:pPr>
      <w:r w:rsidRPr="006600A3">
        <w:rPr>
          <w:rFonts w:ascii="Arial" w:hAnsi="Arial" w:cs="Arial"/>
          <w:b/>
          <w:bCs/>
          <w:lang w:val="en-PH"/>
        </w:rPr>
        <w:t>Google Fonts &amp; Icons</w:t>
      </w:r>
      <w:r w:rsidRPr="006600A3">
        <w:rPr>
          <w:rFonts w:ascii="Arial" w:hAnsi="Arial" w:cs="Arial"/>
          <w:lang w:val="en-PH"/>
        </w:rPr>
        <w:t xml:space="preserve"> – For enhancing the visual appeal and consistency of the user interface.</w:t>
      </w:r>
    </w:p>
    <w:p w14:paraId="7ABA75F3" w14:textId="77777777" w:rsidR="006E68BB" w:rsidRDefault="006E68BB" w:rsidP="00EF5F86">
      <w:pPr>
        <w:pStyle w:val="ListParagraph"/>
        <w:spacing w:line="480" w:lineRule="auto"/>
        <w:ind w:left="1440" w:firstLine="720"/>
        <w:jc w:val="both"/>
        <w:rPr>
          <w:rFonts w:ascii="Arial" w:hAnsi="Arial" w:cs="Arial"/>
          <w:lang w:val="en-PH"/>
        </w:rPr>
      </w:pPr>
    </w:p>
    <w:p w14:paraId="47EF3767" w14:textId="3F2D51AB" w:rsidR="00C27126" w:rsidRPr="00C27126" w:rsidRDefault="006600A3" w:rsidP="00EF5F86">
      <w:pPr>
        <w:pStyle w:val="ListParagraph"/>
        <w:numPr>
          <w:ilvl w:val="2"/>
          <w:numId w:val="33"/>
        </w:numPr>
        <w:spacing w:line="480" w:lineRule="auto"/>
        <w:jc w:val="both"/>
        <w:rPr>
          <w:rFonts w:ascii="Arial" w:hAnsi="Arial" w:cs="Arial"/>
          <w:lang w:val="en-PH"/>
        </w:rPr>
      </w:pPr>
      <w:r w:rsidRPr="00C27126">
        <w:rPr>
          <w:rFonts w:ascii="Arial" w:hAnsi="Arial" w:cs="Arial"/>
          <w:b/>
          <w:bCs/>
          <w:sz w:val="24"/>
          <w:szCs w:val="24"/>
          <w:lang w:val="en-PH"/>
        </w:rPr>
        <w:t>Deployment</w:t>
      </w:r>
    </w:p>
    <w:p w14:paraId="6F838DFB" w14:textId="5A27E7A9" w:rsidR="006600A3" w:rsidRPr="00C27126" w:rsidRDefault="006600A3" w:rsidP="00EF5F86">
      <w:pPr>
        <w:spacing w:line="480" w:lineRule="auto"/>
        <w:ind w:left="720" w:firstLine="720"/>
        <w:jc w:val="both"/>
        <w:rPr>
          <w:rFonts w:ascii="Arial" w:hAnsi="Arial" w:cs="Arial"/>
          <w:lang w:val="en-PH"/>
        </w:rPr>
      </w:pPr>
      <w:r w:rsidRPr="00C27126">
        <w:rPr>
          <w:rFonts w:ascii="Arial" w:hAnsi="Arial" w:cs="Arial"/>
          <w:lang w:val="en-PH"/>
        </w:rPr>
        <w:t xml:space="preserve">The system was initially deployed on </w:t>
      </w:r>
      <w:r w:rsidRPr="006D39A4">
        <w:rPr>
          <w:rFonts w:ascii="Arial" w:hAnsi="Arial" w:cs="Arial"/>
          <w:lang w:val="en-PH"/>
        </w:rPr>
        <w:t>a local XAMPP server</w:t>
      </w:r>
      <w:r w:rsidRPr="00C27126">
        <w:rPr>
          <w:rFonts w:ascii="Arial" w:hAnsi="Arial" w:cs="Arial"/>
          <w:lang w:val="en-PH"/>
        </w:rPr>
        <w:t xml:space="preserve"> for testing and debugging, and later configured for </w:t>
      </w:r>
      <w:r w:rsidRPr="006D39A4">
        <w:rPr>
          <w:rFonts w:ascii="Arial" w:hAnsi="Arial" w:cs="Arial"/>
          <w:lang w:val="en-PH"/>
        </w:rPr>
        <w:t>web hosting</w:t>
      </w:r>
      <w:r w:rsidRPr="00C27126">
        <w:rPr>
          <w:rFonts w:ascii="Arial" w:hAnsi="Arial" w:cs="Arial"/>
          <w:lang w:val="en-PH"/>
        </w:rPr>
        <w:t xml:space="preserve"> to enable online access by Barangay Health Center staff and patients. The deployment process included creating a secure database connection, enabling HTTPS for secure data transmission, and configuring user roles to ensure data privacy and access control.</w:t>
      </w:r>
    </w:p>
    <w:p w14:paraId="3BA7DCC0" w14:textId="77777777" w:rsidR="006600A3" w:rsidRPr="00F123BD" w:rsidRDefault="006600A3" w:rsidP="00790C89">
      <w:pPr>
        <w:spacing w:line="480" w:lineRule="auto"/>
        <w:rPr>
          <w:rFonts w:ascii="Arial" w:hAnsi="Arial" w:cs="Arial"/>
        </w:rPr>
      </w:pPr>
    </w:p>
    <w:sectPr w:rsidR="006600A3" w:rsidRPr="00F123BD" w:rsidSect="00671B36">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89326" w14:textId="77777777" w:rsidR="00D61AFD" w:rsidRDefault="00D61AFD" w:rsidP="00D61AFD">
      <w:pPr>
        <w:spacing w:after="0" w:line="240" w:lineRule="auto"/>
      </w:pPr>
      <w:r>
        <w:separator/>
      </w:r>
    </w:p>
  </w:endnote>
  <w:endnote w:type="continuationSeparator" w:id="0">
    <w:p w14:paraId="0B14971D" w14:textId="77777777" w:rsidR="00D61AFD" w:rsidRDefault="00D61AFD" w:rsidP="00D61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F9748" w14:textId="77777777" w:rsidR="00D61AFD" w:rsidRDefault="00D61AFD" w:rsidP="00D61AFD">
      <w:pPr>
        <w:spacing w:after="0" w:line="240" w:lineRule="auto"/>
      </w:pPr>
      <w:r>
        <w:separator/>
      </w:r>
    </w:p>
  </w:footnote>
  <w:footnote w:type="continuationSeparator" w:id="0">
    <w:p w14:paraId="18FFE344" w14:textId="77777777" w:rsidR="00D61AFD" w:rsidRDefault="00D61AFD" w:rsidP="00D61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E46A3E"/>
    <w:multiLevelType w:val="multilevel"/>
    <w:tmpl w:val="1902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0E7B24"/>
    <w:multiLevelType w:val="hybridMultilevel"/>
    <w:tmpl w:val="077A4A70"/>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8" w15:restartNumberingAfterBreak="0">
    <w:nsid w:val="0255284C"/>
    <w:multiLevelType w:val="hybridMultilevel"/>
    <w:tmpl w:val="2B18AFB2"/>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9" w15:restartNumberingAfterBreak="0">
    <w:nsid w:val="02B86D34"/>
    <w:multiLevelType w:val="multilevel"/>
    <w:tmpl w:val="EF22B396"/>
    <w:lvl w:ilvl="0">
      <w:start w:val="1"/>
      <w:numFmt w:val="decimal"/>
      <w:lvlText w:val="%1."/>
      <w:lvlJc w:val="left"/>
      <w:pPr>
        <w:ind w:left="720" w:hanging="360"/>
      </w:pPr>
      <w:rPr>
        <w:rFonts w:hint="default"/>
      </w:rPr>
    </w:lvl>
    <w:lvl w:ilvl="1">
      <w:start w:val="3"/>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053A2F63"/>
    <w:multiLevelType w:val="multilevel"/>
    <w:tmpl w:val="4B68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B157F9"/>
    <w:multiLevelType w:val="hybridMultilevel"/>
    <w:tmpl w:val="EF3A02E2"/>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2" w15:restartNumberingAfterBreak="0">
    <w:nsid w:val="0DCE396E"/>
    <w:multiLevelType w:val="multilevel"/>
    <w:tmpl w:val="AD0E79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E3C92"/>
    <w:multiLevelType w:val="hybridMultilevel"/>
    <w:tmpl w:val="F2DC97AC"/>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4" w15:restartNumberingAfterBreak="0">
    <w:nsid w:val="177354FE"/>
    <w:multiLevelType w:val="hybridMultilevel"/>
    <w:tmpl w:val="D526C86C"/>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197D1017"/>
    <w:multiLevelType w:val="hybridMultilevel"/>
    <w:tmpl w:val="FABA78D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1B6D50BC"/>
    <w:multiLevelType w:val="multilevel"/>
    <w:tmpl w:val="28DA8E9A"/>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22C3BB1"/>
    <w:multiLevelType w:val="multilevel"/>
    <w:tmpl w:val="8F86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7330EC"/>
    <w:multiLevelType w:val="hybridMultilevel"/>
    <w:tmpl w:val="F6BE975E"/>
    <w:lvl w:ilvl="0" w:tplc="34090005">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9" w15:restartNumberingAfterBreak="0">
    <w:nsid w:val="292F399D"/>
    <w:multiLevelType w:val="hybridMultilevel"/>
    <w:tmpl w:val="301AB05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2DEE45D8"/>
    <w:multiLevelType w:val="hybridMultilevel"/>
    <w:tmpl w:val="489C0DD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35EC5951"/>
    <w:multiLevelType w:val="hybridMultilevel"/>
    <w:tmpl w:val="83EEDA4C"/>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2" w15:restartNumberingAfterBreak="0">
    <w:nsid w:val="3F3056BD"/>
    <w:multiLevelType w:val="hybridMultilevel"/>
    <w:tmpl w:val="C1EAAA66"/>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3" w15:restartNumberingAfterBreak="0">
    <w:nsid w:val="424E635E"/>
    <w:multiLevelType w:val="multilevel"/>
    <w:tmpl w:val="AA5AD0D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6305240"/>
    <w:multiLevelType w:val="multilevel"/>
    <w:tmpl w:val="413C30BE"/>
    <w:lvl w:ilvl="0">
      <w:start w:val="3"/>
      <w:numFmt w:val="decimal"/>
      <w:lvlText w:val="%1"/>
      <w:lvlJc w:val="left"/>
      <w:pPr>
        <w:ind w:left="480" w:hanging="480"/>
      </w:pPr>
      <w:rPr>
        <w:rFonts w:hint="default"/>
        <w:sz w:val="22"/>
      </w:rPr>
    </w:lvl>
    <w:lvl w:ilvl="1">
      <w:start w:val="6"/>
      <w:numFmt w:val="decimal"/>
      <w:lvlText w:val="%1.%2"/>
      <w:lvlJc w:val="left"/>
      <w:pPr>
        <w:ind w:left="840" w:hanging="480"/>
      </w:pPr>
      <w:rPr>
        <w:rFonts w:hint="default"/>
        <w:sz w:val="22"/>
      </w:rPr>
    </w:lvl>
    <w:lvl w:ilvl="2">
      <w:start w:val="1"/>
      <w:numFmt w:val="decimal"/>
      <w:lvlText w:val="%1.%2.%3"/>
      <w:lvlJc w:val="left"/>
      <w:pPr>
        <w:ind w:left="1440" w:hanging="720"/>
      </w:pPr>
      <w:rPr>
        <w:rFonts w:hint="default"/>
        <w:sz w:val="22"/>
      </w:rPr>
    </w:lvl>
    <w:lvl w:ilvl="3">
      <w:start w:val="1"/>
      <w:numFmt w:val="decimal"/>
      <w:lvlText w:val="%1.%2.%3.%4"/>
      <w:lvlJc w:val="left"/>
      <w:pPr>
        <w:ind w:left="2160" w:hanging="108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3240" w:hanging="144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4320" w:hanging="1800"/>
      </w:pPr>
      <w:rPr>
        <w:rFonts w:hint="default"/>
        <w:sz w:val="22"/>
      </w:rPr>
    </w:lvl>
    <w:lvl w:ilvl="8">
      <w:start w:val="1"/>
      <w:numFmt w:val="decimal"/>
      <w:lvlText w:val="%1.%2.%3.%4.%5.%6.%7.%8.%9"/>
      <w:lvlJc w:val="left"/>
      <w:pPr>
        <w:ind w:left="4680" w:hanging="1800"/>
      </w:pPr>
      <w:rPr>
        <w:rFonts w:hint="default"/>
        <w:sz w:val="22"/>
      </w:rPr>
    </w:lvl>
  </w:abstractNum>
  <w:abstractNum w:abstractNumId="25" w15:restartNumberingAfterBreak="0">
    <w:nsid w:val="4D8827B2"/>
    <w:multiLevelType w:val="hybridMultilevel"/>
    <w:tmpl w:val="474232AA"/>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6" w15:restartNumberingAfterBreak="0">
    <w:nsid w:val="4E89170A"/>
    <w:multiLevelType w:val="hybridMultilevel"/>
    <w:tmpl w:val="FC88AA5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53024121"/>
    <w:multiLevelType w:val="hybridMultilevel"/>
    <w:tmpl w:val="8892B22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8" w15:restartNumberingAfterBreak="0">
    <w:nsid w:val="539C5718"/>
    <w:multiLevelType w:val="hybridMultilevel"/>
    <w:tmpl w:val="12383CE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54157E22"/>
    <w:multiLevelType w:val="hybridMultilevel"/>
    <w:tmpl w:val="DE12FBE6"/>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30" w15:restartNumberingAfterBreak="0">
    <w:nsid w:val="58BC68F6"/>
    <w:multiLevelType w:val="hybridMultilevel"/>
    <w:tmpl w:val="D67AC536"/>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1" w15:restartNumberingAfterBreak="0">
    <w:nsid w:val="5F0E778E"/>
    <w:multiLevelType w:val="multilevel"/>
    <w:tmpl w:val="2BD60A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117D6C"/>
    <w:multiLevelType w:val="hybridMultilevel"/>
    <w:tmpl w:val="76F2B7CA"/>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3" w15:restartNumberingAfterBreak="0">
    <w:nsid w:val="626C1D5A"/>
    <w:multiLevelType w:val="multilevel"/>
    <w:tmpl w:val="643A84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2D54ED"/>
    <w:multiLevelType w:val="hybridMultilevel"/>
    <w:tmpl w:val="AFC0EF08"/>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6DE54C45"/>
    <w:multiLevelType w:val="multilevel"/>
    <w:tmpl w:val="8A1E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F73EFE"/>
    <w:multiLevelType w:val="hybridMultilevel"/>
    <w:tmpl w:val="5EEAC58E"/>
    <w:lvl w:ilvl="0" w:tplc="34090001">
      <w:start w:val="1"/>
      <w:numFmt w:val="bullet"/>
      <w:lvlText w:val=""/>
      <w:lvlJc w:val="left"/>
      <w:pPr>
        <w:ind w:left="2880" w:hanging="360"/>
      </w:pPr>
      <w:rPr>
        <w:rFonts w:ascii="Symbol" w:hAnsi="Symbol" w:hint="default"/>
      </w:rPr>
    </w:lvl>
    <w:lvl w:ilvl="1" w:tplc="34090003" w:tentative="1">
      <w:start w:val="1"/>
      <w:numFmt w:val="bullet"/>
      <w:lvlText w:val="o"/>
      <w:lvlJc w:val="left"/>
      <w:pPr>
        <w:ind w:left="3600" w:hanging="360"/>
      </w:pPr>
      <w:rPr>
        <w:rFonts w:ascii="Courier New" w:hAnsi="Courier New" w:cs="Courier New" w:hint="default"/>
      </w:rPr>
    </w:lvl>
    <w:lvl w:ilvl="2" w:tplc="34090005" w:tentative="1">
      <w:start w:val="1"/>
      <w:numFmt w:val="bullet"/>
      <w:lvlText w:val=""/>
      <w:lvlJc w:val="left"/>
      <w:pPr>
        <w:ind w:left="4320" w:hanging="360"/>
      </w:pPr>
      <w:rPr>
        <w:rFonts w:ascii="Wingdings" w:hAnsi="Wingdings" w:hint="default"/>
      </w:rPr>
    </w:lvl>
    <w:lvl w:ilvl="3" w:tplc="34090001" w:tentative="1">
      <w:start w:val="1"/>
      <w:numFmt w:val="bullet"/>
      <w:lvlText w:val=""/>
      <w:lvlJc w:val="left"/>
      <w:pPr>
        <w:ind w:left="5040" w:hanging="360"/>
      </w:pPr>
      <w:rPr>
        <w:rFonts w:ascii="Symbol" w:hAnsi="Symbol" w:hint="default"/>
      </w:rPr>
    </w:lvl>
    <w:lvl w:ilvl="4" w:tplc="34090003" w:tentative="1">
      <w:start w:val="1"/>
      <w:numFmt w:val="bullet"/>
      <w:lvlText w:val="o"/>
      <w:lvlJc w:val="left"/>
      <w:pPr>
        <w:ind w:left="5760" w:hanging="360"/>
      </w:pPr>
      <w:rPr>
        <w:rFonts w:ascii="Courier New" w:hAnsi="Courier New" w:cs="Courier New" w:hint="default"/>
      </w:rPr>
    </w:lvl>
    <w:lvl w:ilvl="5" w:tplc="34090005" w:tentative="1">
      <w:start w:val="1"/>
      <w:numFmt w:val="bullet"/>
      <w:lvlText w:val=""/>
      <w:lvlJc w:val="left"/>
      <w:pPr>
        <w:ind w:left="6480" w:hanging="360"/>
      </w:pPr>
      <w:rPr>
        <w:rFonts w:ascii="Wingdings" w:hAnsi="Wingdings" w:hint="default"/>
      </w:rPr>
    </w:lvl>
    <w:lvl w:ilvl="6" w:tplc="34090001" w:tentative="1">
      <w:start w:val="1"/>
      <w:numFmt w:val="bullet"/>
      <w:lvlText w:val=""/>
      <w:lvlJc w:val="left"/>
      <w:pPr>
        <w:ind w:left="7200" w:hanging="360"/>
      </w:pPr>
      <w:rPr>
        <w:rFonts w:ascii="Symbol" w:hAnsi="Symbol" w:hint="default"/>
      </w:rPr>
    </w:lvl>
    <w:lvl w:ilvl="7" w:tplc="34090003" w:tentative="1">
      <w:start w:val="1"/>
      <w:numFmt w:val="bullet"/>
      <w:lvlText w:val="o"/>
      <w:lvlJc w:val="left"/>
      <w:pPr>
        <w:ind w:left="7920" w:hanging="360"/>
      </w:pPr>
      <w:rPr>
        <w:rFonts w:ascii="Courier New" w:hAnsi="Courier New" w:cs="Courier New" w:hint="default"/>
      </w:rPr>
    </w:lvl>
    <w:lvl w:ilvl="8" w:tplc="34090005" w:tentative="1">
      <w:start w:val="1"/>
      <w:numFmt w:val="bullet"/>
      <w:lvlText w:val=""/>
      <w:lvlJc w:val="left"/>
      <w:pPr>
        <w:ind w:left="8640" w:hanging="360"/>
      </w:pPr>
      <w:rPr>
        <w:rFonts w:ascii="Wingdings" w:hAnsi="Wingdings" w:hint="default"/>
      </w:rPr>
    </w:lvl>
  </w:abstractNum>
  <w:abstractNum w:abstractNumId="37" w15:restartNumberingAfterBreak="0">
    <w:nsid w:val="75644125"/>
    <w:multiLevelType w:val="hybridMultilevel"/>
    <w:tmpl w:val="B928AC88"/>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1905752997">
    <w:abstractNumId w:val="5"/>
  </w:num>
  <w:num w:numId="2" w16cid:durableId="1668167050">
    <w:abstractNumId w:val="3"/>
  </w:num>
  <w:num w:numId="3" w16cid:durableId="1780566287">
    <w:abstractNumId w:val="2"/>
  </w:num>
  <w:num w:numId="4" w16cid:durableId="1617831818">
    <w:abstractNumId w:val="4"/>
  </w:num>
  <w:num w:numId="5" w16cid:durableId="185364926">
    <w:abstractNumId w:val="1"/>
  </w:num>
  <w:num w:numId="6" w16cid:durableId="39912351">
    <w:abstractNumId w:val="0"/>
  </w:num>
  <w:num w:numId="7" w16cid:durableId="743643949">
    <w:abstractNumId w:val="9"/>
  </w:num>
  <w:num w:numId="8" w16cid:durableId="850533294">
    <w:abstractNumId w:val="23"/>
  </w:num>
  <w:num w:numId="9" w16cid:durableId="607735138">
    <w:abstractNumId w:val="16"/>
  </w:num>
  <w:num w:numId="10" w16cid:durableId="1019548122">
    <w:abstractNumId w:val="15"/>
  </w:num>
  <w:num w:numId="11" w16cid:durableId="1552961208">
    <w:abstractNumId w:val="18"/>
  </w:num>
  <w:num w:numId="12" w16cid:durableId="1700007908">
    <w:abstractNumId w:val="12"/>
  </w:num>
  <w:num w:numId="13" w16cid:durableId="1260337886">
    <w:abstractNumId w:val="31"/>
  </w:num>
  <w:num w:numId="14" w16cid:durableId="2136631840">
    <w:abstractNumId w:val="20"/>
  </w:num>
  <w:num w:numId="15" w16cid:durableId="1054428897">
    <w:abstractNumId w:val="28"/>
  </w:num>
  <w:num w:numId="16" w16cid:durableId="1275281744">
    <w:abstractNumId w:val="34"/>
  </w:num>
  <w:num w:numId="17" w16cid:durableId="707335457">
    <w:abstractNumId w:val="26"/>
  </w:num>
  <w:num w:numId="18" w16cid:durableId="76364662">
    <w:abstractNumId w:val="25"/>
  </w:num>
  <w:num w:numId="19" w16cid:durableId="108472395">
    <w:abstractNumId w:val="37"/>
  </w:num>
  <w:num w:numId="20" w16cid:durableId="874125807">
    <w:abstractNumId w:val="13"/>
  </w:num>
  <w:num w:numId="21" w16cid:durableId="1468205364">
    <w:abstractNumId w:val="22"/>
  </w:num>
  <w:num w:numId="22" w16cid:durableId="798305770">
    <w:abstractNumId w:val="14"/>
  </w:num>
  <w:num w:numId="23" w16cid:durableId="622733054">
    <w:abstractNumId w:val="33"/>
  </w:num>
  <w:num w:numId="24" w16cid:durableId="359282743">
    <w:abstractNumId w:val="32"/>
  </w:num>
  <w:num w:numId="25" w16cid:durableId="1273053743">
    <w:abstractNumId w:val="30"/>
  </w:num>
  <w:num w:numId="26" w16cid:durableId="1356661279">
    <w:abstractNumId w:val="8"/>
  </w:num>
  <w:num w:numId="27" w16cid:durableId="723871197">
    <w:abstractNumId w:val="19"/>
  </w:num>
  <w:num w:numId="28" w16cid:durableId="1327975807">
    <w:abstractNumId w:val="21"/>
  </w:num>
  <w:num w:numId="29" w16cid:durableId="1035882485">
    <w:abstractNumId w:val="35"/>
  </w:num>
  <w:num w:numId="30" w16cid:durableId="940186762">
    <w:abstractNumId w:val="17"/>
  </w:num>
  <w:num w:numId="31" w16cid:durableId="549197241">
    <w:abstractNumId w:val="10"/>
  </w:num>
  <w:num w:numId="32" w16cid:durableId="1153370013">
    <w:abstractNumId w:val="6"/>
  </w:num>
  <w:num w:numId="33" w16cid:durableId="906763577">
    <w:abstractNumId w:val="24"/>
  </w:num>
  <w:num w:numId="34" w16cid:durableId="15472402">
    <w:abstractNumId w:val="27"/>
  </w:num>
  <w:num w:numId="35" w16cid:durableId="1092168468">
    <w:abstractNumId w:val="29"/>
  </w:num>
  <w:num w:numId="36" w16cid:durableId="1472289344">
    <w:abstractNumId w:val="11"/>
  </w:num>
  <w:num w:numId="37" w16cid:durableId="53087018">
    <w:abstractNumId w:val="7"/>
  </w:num>
  <w:num w:numId="38" w16cid:durableId="2078476070">
    <w:abstractNumId w:val="3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725"/>
    <w:rsid w:val="0000175B"/>
    <w:rsid w:val="000241FD"/>
    <w:rsid w:val="000275D5"/>
    <w:rsid w:val="00034616"/>
    <w:rsid w:val="00040AA5"/>
    <w:rsid w:val="0005683D"/>
    <w:rsid w:val="0006063C"/>
    <w:rsid w:val="000827F4"/>
    <w:rsid w:val="000A2A01"/>
    <w:rsid w:val="000B079A"/>
    <w:rsid w:val="000C5C28"/>
    <w:rsid w:val="000D2554"/>
    <w:rsid w:val="000D3D7A"/>
    <w:rsid w:val="000E73CD"/>
    <w:rsid w:val="001025D6"/>
    <w:rsid w:val="001430A9"/>
    <w:rsid w:val="0015074B"/>
    <w:rsid w:val="0016746C"/>
    <w:rsid w:val="00187A46"/>
    <w:rsid w:val="001A404B"/>
    <w:rsid w:val="001B121C"/>
    <w:rsid w:val="001D3887"/>
    <w:rsid w:val="00222EE5"/>
    <w:rsid w:val="002254B1"/>
    <w:rsid w:val="00260F31"/>
    <w:rsid w:val="002651CB"/>
    <w:rsid w:val="0028016C"/>
    <w:rsid w:val="00281F0B"/>
    <w:rsid w:val="0029639D"/>
    <w:rsid w:val="002D2D7D"/>
    <w:rsid w:val="00326F90"/>
    <w:rsid w:val="00354472"/>
    <w:rsid w:val="00357092"/>
    <w:rsid w:val="0037247B"/>
    <w:rsid w:val="00373175"/>
    <w:rsid w:val="003749F3"/>
    <w:rsid w:val="004278A3"/>
    <w:rsid w:val="004467EA"/>
    <w:rsid w:val="00465132"/>
    <w:rsid w:val="004B3C1F"/>
    <w:rsid w:val="004B3CF3"/>
    <w:rsid w:val="00502383"/>
    <w:rsid w:val="00587BF0"/>
    <w:rsid w:val="00591F4C"/>
    <w:rsid w:val="005C12B3"/>
    <w:rsid w:val="006468FB"/>
    <w:rsid w:val="006600A3"/>
    <w:rsid w:val="00671B36"/>
    <w:rsid w:val="006B300D"/>
    <w:rsid w:val="006D39A4"/>
    <w:rsid w:val="006D5850"/>
    <w:rsid w:val="006E68BB"/>
    <w:rsid w:val="0070289D"/>
    <w:rsid w:val="00721B45"/>
    <w:rsid w:val="00755DF9"/>
    <w:rsid w:val="00776783"/>
    <w:rsid w:val="00790C89"/>
    <w:rsid w:val="00795019"/>
    <w:rsid w:val="007C0608"/>
    <w:rsid w:val="007E1BCC"/>
    <w:rsid w:val="007E4228"/>
    <w:rsid w:val="00823E4C"/>
    <w:rsid w:val="0083781C"/>
    <w:rsid w:val="0088503B"/>
    <w:rsid w:val="008B696E"/>
    <w:rsid w:val="008D142F"/>
    <w:rsid w:val="008E649B"/>
    <w:rsid w:val="008E654E"/>
    <w:rsid w:val="00A2044A"/>
    <w:rsid w:val="00A44945"/>
    <w:rsid w:val="00A559F8"/>
    <w:rsid w:val="00AA1D8D"/>
    <w:rsid w:val="00B12D59"/>
    <w:rsid w:val="00B34836"/>
    <w:rsid w:val="00B3608C"/>
    <w:rsid w:val="00B47730"/>
    <w:rsid w:val="00B83430"/>
    <w:rsid w:val="00BD08DB"/>
    <w:rsid w:val="00BD69D8"/>
    <w:rsid w:val="00BF30F0"/>
    <w:rsid w:val="00C1464A"/>
    <w:rsid w:val="00C27126"/>
    <w:rsid w:val="00C37337"/>
    <w:rsid w:val="00CB0664"/>
    <w:rsid w:val="00CB19B8"/>
    <w:rsid w:val="00CD63DC"/>
    <w:rsid w:val="00CE7D29"/>
    <w:rsid w:val="00D506B2"/>
    <w:rsid w:val="00D61AFD"/>
    <w:rsid w:val="00D709B5"/>
    <w:rsid w:val="00D83DB1"/>
    <w:rsid w:val="00D855FB"/>
    <w:rsid w:val="00DD4809"/>
    <w:rsid w:val="00E178DB"/>
    <w:rsid w:val="00E46AF8"/>
    <w:rsid w:val="00E63542"/>
    <w:rsid w:val="00E778B8"/>
    <w:rsid w:val="00EB5781"/>
    <w:rsid w:val="00EC48F9"/>
    <w:rsid w:val="00EF5F86"/>
    <w:rsid w:val="00F123BD"/>
    <w:rsid w:val="00F86415"/>
    <w:rsid w:val="00FA1B75"/>
    <w:rsid w:val="00FB38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99742"/>
  <w14:defaultImageDpi w14:val="300"/>
  <w15:docId w15:val="{B0419EB6-8DDF-4D3F-8392-2C8107462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D29"/>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yLine">
    <w:name w:val="ByLine"/>
    <w:basedOn w:val="Title"/>
    <w:rsid w:val="0028016C"/>
    <w:pPr>
      <w:pBdr>
        <w:bottom w:val="none" w:sz="0" w:space="0" w:color="auto"/>
      </w:pBdr>
      <w:spacing w:before="240" w:after="720"/>
      <w:contextualSpacing w:val="0"/>
      <w:jc w:val="right"/>
    </w:pPr>
    <w:rPr>
      <w:rFonts w:ascii="Arial" w:eastAsia="Times New Roman" w:hAnsi="Arial" w:cs="Times New Roman"/>
      <w:b/>
      <w:color w:val="auto"/>
      <w:spacing w:val="0"/>
      <w:sz w:val="28"/>
      <w:szCs w:val="20"/>
    </w:rPr>
  </w:style>
  <w:style w:type="paragraph" w:customStyle="1" w:styleId="line">
    <w:name w:val="line"/>
    <w:basedOn w:val="Title"/>
    <w:rsid w:val="0028016C"/>
    <w:pPr>
      <w:pBdr>
        <w:top w:val="single" w:sz="36" w:space="1" w:color="auto"/>
        <w:bottom w:val="none" w:sz="0" w:space="0" w:color="auto"/>
      </w:pBdr>
      <w:spacing w:before="240" w:after="0"/>
      <w:contextualSpacing w:val="0"/>
      <w:jc w:val="right"/>
    </w:pPr>
    <w:rPr>
      <w:rFonts w:ascii="Arial" w:eastAsia="Times New Roman" w:hAnsi="Arial" w:cs="Times New Roman"/>
      <w:b/>
      <w:color w:val="auto"/>
      <w:spacing w:val="0"/>
      <w:sz w:val="40"/>
      <w:szCs w:val="20"/>
    </w:rPr>
  </w:style>
  <w:style w:type="paragraph" w:styleId="TOC1">
    <w:name w:val="toc 1"/>
    <w:basedOn w:val="Normal"/>
    <w:next w:val="Normal"/>
    <w:autoRedefine/>
    <w:uiPriority w:val="39"/>
    <w:semiHidden/>
    <w:unhideWhenUsed/>
    <w:rsid w:val="001430A9"/>
    <w:pPr>
      <w:spacing w:after="100"/>
    </w:pPr>
  </w:style>
  <w:style w:type="paragraph" w:styleId="TOC2">
    <w:name w:val="toc 2"/>
    <w:basedOn w:val="Normal"/>
    <w:next w:val="Normal"/>
    <w:autoRedefine/>
    <w:uiPriority w:val="39"/>
    <w:unhideWhenUsed/>
    <w:rsid w:val="001430A9"/>
    <w:pPr>
      <w:spacing w:after="100"/>
      <w:ind w:left="220"/>
    </w:pPr>
  </w:style>
  <w:style w:type="paragraph" w:styleId="Revision">
    <w:name w:val="Revision"/>
    <w:hidden/>
    <w:uiPriority w:val="99"/>
    <w:semiHidden/>
    <w:rsid w:val="00D855FB"/>
    <w:pPr>
      <w:spacing w:after="0" w:line="240" w:lineRule="auto"/>
    </w:pPr>
  </w:style>
  <w:style w:type="paragraph" w:styleId="NormalWeb">
    <w:name w:val="Normal (Web)"/>
    <w:basedOn w:val="Normal"/>
    <w:uiPriority w:val="99"/>
    <w:unhideWhenUsed/>
    <w:rsid w:val="00D709B5"/>
    <w:pPr>
      <w:spacing w:before="100" w:beforeAutospacing="1" w:after="100" w:afterAutospacing="1" w:line="240" w:lineRule="auto"/>
    </w:pPr>
    <w:rPr>
      <w:rFonts w:ascii="Times New Roman" w:eastAsia="Times New Roman" w:hAnsi="Times New Roman" w:cs="Times New Roman"/>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2491</TotalTime>
  <Pages>15</Pages>
  <Words>2271</Words>
  <Characters>12946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 Bongabong</cp:lastModifiedBy>
  <cp:revision>43</cp:revision>
  <cp:lastPrinted>2025-10-18T01:55:00Z</cp:lastPrinted>
  <dcterms:created xsi:type="dcterms:W3CDTF">2025-08-15T15:22:00Z</dcterms:created>
  <dcterms:modified xsi:type="dcterms:W3CDTF">2025-11-01T14:49:00Z</dcterms:modified>
  <cp:category/>
</cp:coreProperties>
</file>